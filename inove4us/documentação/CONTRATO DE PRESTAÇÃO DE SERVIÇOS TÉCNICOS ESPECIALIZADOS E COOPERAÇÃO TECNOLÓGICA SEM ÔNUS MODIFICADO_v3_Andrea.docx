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F229F" w14:textId="26CC2318" w:rsidR="00EE0056" w:rsidRPr="00EE0056" w:rsidRDefault="00EE0056" w:rsidP="00EE0056">
      <w:r w:rsidRPr="00EE0056">
        <w:t xml:space="preserve">CONTRATO DE </w:t>
      </w:r>
      <w:del w:id="0" w:author="Andrea Filatro" w:date="2026-06-09T11:02:00Z" w16du:dateUtc="2026-06-09T14:02:00Z">
        <w:r w:rsidRPr="00EE0056" w:rsidDel="00995FA5">
          <w:delText xml:space="preserve">PRESTAÇÃO DE SERVIÇOS TÉCNICOS ESPECIALIZADOS E </w:delText>
        </w:r>
      </w:del>
      <w:r w:rsidRPr="00EE0056">
        <w:t>COOPERAÇÃO TECNOLÓGICA SEM ÔNUS</w:t>
      </w:r>
      <w:r w:rsidRPr="00EE0056">
        <w:br/>
        <w:t xml:space="preserve">PROJETO: APLICATIVO DE </w:t>
      </w:r>
      <w:r w:rsidR="00AD2366">
        <w:t>METODOLOGIAS INOV-ATIVAS</w:t>
      </w:r>
      <w:r w:rsidRPr="00EE0056">
        <w:t xml:space="preserve"> NA EDUCAÇÃO</w:t>
      </w:r>
    </w:p>
    <w:p w14:paraId="389FFED6" w14:textId="77777777" w:rsidR="00EE0056" w:rsidRPr="00EE0056" w:rsidRDefault="00EE0056" w:rsidP="00EE0056">
      <w:r w:rsidRPr="00EE0056">
        <w:t>I – PARTES</w:t>
      </w:r>
    </w:p>
    <w:p w14:paraId="6D001FBF" w14:textId="61A1E72E" w:rsidR="00EE0056" w:rsidRPr="00EE0056" w:rsidRDefault="00EE0056" w:rsidP="00EE0056">
      <w:r w:rsidRPr="00EE0056">
        <w:t>(1) [NOME DO PARCEIRO TECNOLÓGICO], inscrito(a) no CPF/CNPJ sob o nº [●], com endereço em [●], doravante denominado(a) PARCEIRO TECNOLÓGICO;</w:t>
      </w:r>
    </w:p>
    <w:p w14:paraId="38CED195" w14:textId="4B73CA05" w:rsidR="00EE0056" w:rsidRPr="00EE0056" w:rsidRDefault="00EE0056" w:rsidP="00EE0056">
      <w:r w:rsidRPr="00EE0056">
        <w:t xml:space="preserve">(2) ANDREA FILATRO, inscrita no CPF/CNPJ sob o nº </w:t>
      </w:r>
      <w:r w:rsidR="003721CC">
        <w:t>107.395.578-82</w:t>
      </w:r>
      <w:r w:rsidRPr="00EE0056">
        <w:t>, doravante denominada TITULAR DO FRAMEWORK.</w:t>
      </w:r>
    </w:p>
    <w:p w14:paraId="714B09E2" w14:textId="77777777" w:rsidR="00EE0056" w:rsidRPr="00EE0056" w:rsidRDefault="00EE0056" w:rsidP="00EE0056">
      <w:r w:rsidRPr="00EE0056">
        <w:t>As partes acima identificadas resolvem celebrar o presente Contrato de Prestação de Serviços Técnicos Especializados e Cooperação Tecnológica Sem Ônus, que será regido pelas cláusulas seguintes.</w:t>
      </w:r>
    </w:p>
    <w:p w14:paraId="5E816F21" w14:textId="77777777" w:rsidR="00EE0056" w:rsidRDefault="00EE0056" w:rsidP="00EE0056"/>
    <w:p w14:paraId="66C70B40" w14:textId="4F4328CF" w:rsidR="00EE0056" w:rsidRPr="00EE0056" w:rsidRDefault="00EE0056" w:rsidP="00EE0056">
      <w:r w:rsidRPr="00EE0056">
        <w:t>II – OBJETO E ESCOPO</w:t>
      </w:r>
    </w:p>
    <w:p w14:paraId="7D0782AB" w14:textId="17354699" w:rsidR="00EE0056" w:rsidRPr="00EE0056" w:rsidRDefault="00EE0056" w:rsidP="00AA4A66">
      <w:pPr>
        <w:shd w:val="clear" w:color="auto" w:fill="FFFFFF" w:themeFill="background1"/>
      </w:pPr>
      <w:r w:rsidRPr="00EE0056">
        <w:t xml:space="preserve">II.1 O presente contrato tem por objeto a cooperação técnica entre as partes para concepção, desenvolvimento, prototipagem, teste, validação e eventual disponibilização de aplicativo digital baseado no framework </w:t>
      </w:r>
      <w:r w:rsidR="00AD2366">
        <w:t>Metodologias Inov-ativas</w:t>
      </w:r>
      <w:r w:rsidRPr="00EE0056">
        <w:t xml:space="preserve"> na Educação, de autoria de Andrea Filatro</w:t>
      </w:r>
      <w:r w:rsidR="00380DF1">
        <w:t xml:space="preserve"> </w:t>
      </w:r>
      <w:del w:id="1" w:author="Andrea Filatro" w:date="2026-06-09T11:02:00Z" w16du:dateUtc="2026-06-09T14:02:00Z">
        <w:r w:rsidR="00380DF1" w:rsidRPr="00AA4A66" w:rsidDel="00AA4A66">
          <w:rPr>
            <w:rPrChange w:id="2" w:author="Andrea Filatro" w:date="2026-06-09T11:02:00Z" w16du:dateUtc="2026-06-09T14:02:00Z">
              <w:rPr>
                <w:highlight w:val="yellow"/>
              </w:rPr>
            </w:rPrChange>
          </w:rPr>
          <w:delText>(</w:delText>
        </w:r>
      </w:del>
      <w:r w:rsidR="00380DF1" w:rsidRPr="00AA4A66">
        <w:rPr>
          <w:rPrChange w:id="3" w:author="Andrea Filatro" w:date="2026-06-09T11:02:00Z" w16du:dateUtc="2026-06-09T14:02:00Z">
            <w:rPr>
              <w:highlight w:val="yellow"/>
            </w:rPr>
          </w:rPrChange>
        </w:rPr>
        <w:t>sob o domínio metodologiasinovativas.com.br</w:t>
      </w:r>
      <w:del w:id="4" w:author="Andrea Filatro" w:date="2026-06-09T11:02:00Z" w16du:dateUtc="2026-06-09T14:02:00Z">
        <w:r w:rsidR="00380DF1" w:rsidRPr="00AA4A66" w:rsidDel="00AA4A66">
          <w:rPr>
            <w:rPrChange w:id="5" w:author="Andrea Filatro" w:date="2026-06-09T11:02:00Z" w16du:dateUtc="2026-06-09T14:02:00Z">
              <w:rPr>
                <w:highlight w:val="yellow"/>
              </w:rPr>
            </w:rPrChange>
          </w:rPr>
          <w:delText>)</w:delText>
        </w:r>
      </w:del>
      <w:r w:rsidRPr="00AA4A66">
        <w:rPr>
          <w:rPrChange w:id="6" w:author="Andrea Filatro" w:date="2026-06-09T11:02:00Z" w16du:dateUtc="2026-06-09T14:02:00Z">
            <w:rPr>
              <w:highlight w:val="yellow"/>
            </w:rPr>
          </w:rPrChange>
        </w:rPr>
        <w:t>.</w:t>
      </w:r>
    </w:p>
    <w:p w14:paraId="242CD3F5" w14:textId="2B637210" w:rsidR="00EE0056" w:rsidRPr="00EE0056" w:rsidRDefault="00EE0056" w:rsidP="00EE0056">
      <w:r w:rsidRPr="00EE0056">
        <w:t xml:space="preserve">II.2 O aplicativo poderá envolver funcionalidades tecnológicas destinadas a apoiar professores, gestores, instituições de ensino ou demais usuários educacionais na compreensão, seleção, aplicação, adaptação ou organização de </w:t>
      </w:r>
      <w:r w:rsidR="00AD2366">
        <w:t>Metodologias Inov-ativas</w:t>
      </w:r>
      <w:r w:rsidRPr="00EE0056">
        <w:t xml:space="preserve"> em contextos educacionais.</w:t>
      </w:r>
    </w:p>
    <w:p w14:paraId="66CC1EF7" w14:textId="77777777" w:rsidR="00EE0056" w:rsidRPr="00EE0056" w:rsidRDefault="00EE0056" w:rsidP="00EE0056">
      <w:r w:rsidRPr="00EE0056">
        <w:t>II.3 A atuação do PARCEIRO TECNOLÓGICO terá natureza técnica, operacional e instrumental, podendo compreender, conforme definido pelas partes:</w:t>
      </w:r>
    </w:p>
    <w:p w14:paraId="3FCCD614" w14:textId="7F228B75" w:rsidR="00EE0056" w:rsidRPr="00EE0056" w:rsidRDefault="00EE0056" w:rsidP="00A26A4C">
      <w:pPr>
        <w:pStyle w:val="PargrafodaLista"/>
        <w:numPr>
          <w:ilvl w:val="0"/>
          <w:numId w:val="1"/>
        </w:numPr>
      </w:pPr>
      <w:r w:rsidRPr="00EE0056">
        <w:t>desenvolvimento ou adaptação de ambiente digital, interface, banco de dados, integrações, arquitetura de sistema, protótipos ou funcionalidades;</w:t>
      </w:r>
    </w:p>
    <w:p w14:paraId="303D89C5" w14:textId="76E4BB1E" w:rsidR="00EE0056" w:rsidRPr="00EE0056" w:rsidRDefault="00EE0056" w:rsidP="00A26A4C">
      <w:pPr>
        <w:pStyle w:val="PargrafodaLista"/>
        <w:numPr>
          <w:ilvl w:val="0"/>
          <w:numId w:val="1"/>
        </w:numPr>
      </w:pPr>
      <w:r w:rsidRPr="00EE0056">
        <w:t>configuração de infraestrutura tecnológica, hospedagem, ambiente de testes, ferramentas de autenticação, recursos de inteligência artificial, dashboards ou componentes técnicos;</w:t>
      </w:r>
    </w:p>
    <w:p w14:paraId="43DB0F80" w14:textId="440EC07B" w:rsidR="00EE0056" w:rsidRPr="00EE0056" w:rsidRDefault="00EE0056" w:rsidP="00A26A4C">
      <w:pPr>
        <w:pStyle w:val="PargrafodaLista"/>
        <w:numPr>
          <w:ilvl w:val="0"/>
          <w:numId w:val="1"/>
        </w:numPr>
      </w:pPr>
      <w:r w:rsidRPr="00EE0056">
        <w:t>apoio à implementação de fluxos de navegação, telas, formulários, agentes, mecanismos de recomendação ou outros recursos digitais;</w:t>
      </w:r>
    </w:p>
    <w:p w14:paraId="45EE7F89" w14:textId="026A6709" w:rsidR="00EE0056" w:rsidRPr="00EE0056" w:rsidRDefault="00EE0056" w:rsidP="00A26A4C">
      <w:pPr>
        <w:pStyle w:val="PargrafodaLista"/>
        <w:numPr>
          <w:ilvl w:val="0"/>
          <w:numId w:val="1"/>
        </w:numPr>
      </w:pPr>
      <w:r w:rsidRPr="00EE0056">
        <w:t>testes técnicos, correções de funcionamento, manutenção evolutiva ou ajustes de usabilidade;</w:t>
      </w:r>
    </w:p>
    <w:p w14:paraId="699F8308" w14:textId="065AD53F" w:rsidR="00EE0056" w:rsidRPr="00EE0056" w:rsidRDefault="00EE0056" w:rsidP="00A26A4C">
      <w:pPr>
        <w:pStyle w:val="PargrafodaLista"/>
        <w:numPr>
          <w:ilvl w:val="0"/>
          <w:numId w:val="1"/>
        </w:numPr>
      </w:pPr>
      <w:r w:rsidRPr="00EE0056">
        <w:t>eventual suporte técnico em ambiente de demonstração, piloto ou validação</w:t>
      </w:r>
      <w:r w:rsidR="00380DF1">
        <w:t xml:space="preserve"> </w:t>
      </w:r>
      <w:r w:rsidR="00380DF1" w:rsidRPr="00380DF1">
        <w:rPr>
          <w:highlight w:val="yellow"/>
        </w:rPr>
        <w:t>(precisamos estabelecer o intervalo de execução da operação assistida, ao final do qual o suporte precisará ser objeto de um novo contrato de natureza comercial)</w:t>
      </w:r>
      <w:ins w:id="7" w:author="Andrea Filatro" w:date="2026-06-09T11:02:00Z" w16du:dateUtc="2026-06-09T14:02:00Z">
        <w:r w:rsidR="00AA4A66">
          <w:rPr>
            <w:highlight w:val="yellow"/>
          </w:rPr>
          <w:t xml:space="preserve"> – De acord</w:t>
        </w:r>
      </w:ins>
      <w:ins w:id="8" w:author="Andrea Filatro" w:date="2026-06-09T11:03:00Z" w16du:dateUtc="2026-06-09T14:03:00Z">
        <w:r w:rsidR="00AA4A66">
          <w:rPr>
            <w:highlight w:val="yellow"/>
          </w:rPr>
          <w:t>o. O que você sugere?</w:t>
        </w:r>
      </w:ins>
      <w:del w:id="9" w:author="Andrea Filatro" w:date="2026-06-09T11:02:00Z" w16du:dateUtc="2026-06-09T14:02:00Z">
        <w:r w:rsidRPr="00380DF1" w:rsidDel="00AA4A66">
          <w:rPr>
            <w:highlight w:val="yellow"/>
          </w:rPr>
          <w:delText>.</w:delText>
        </w:r>
      </w:del>
    </w:p>
    <w:p w14:paraId="2772C910" w14:textId="77777777" w:rsidR="00EE0056" w:rsidRPr="00EE0056" w:rsidRDefault="00EE0056" w:rsidP="00EE0056">
      <w:r w:rsidRPr="00EE0056">
        <w:lastRenderedPageBreak/>
        <w:t>II.4 A atuação da TITULAR DO FRAMEWORK compreende, conforme necessário:</w:t>
      </w:r>
    </w:p>
    <w:p w14:paraId="799827A7" w14:textId="3B8AB163" w:rsidR="00EE0056" w:rsidRPr="00EE0056" w:rsidRDefault="00EE0056" w:rsidP="00A26A4C">
      <w:pPr>
        <w:pStyle w:val="PargrafodaLista"/>
        <w:numPr>
          <w:ilvl w:val="0"/>
          <w:numId w:val="3"/>
        </w:numPr>
      </w:pPr>
      <w:r w:rsidRPr="00EE0056">
        <w:t xml:space="preserve">definição conceitual, pedagógica e metodológica do framework </w:t>
      </w:r>
      <w:r w:rsidR="00AD2366">
        <w:t>Metodologias Inov-ativas</w:t>
      </w:r>
      <w:r w:rsidRPr="00EE0056">
        <w:t xml:space="preserve"> na Educação;</w:t>
      </w:r>
    </w:p>
    <w:p w14:paraId="5D361E63" w14:textId="7E29AF0F" w:rsidR="00EE0056" w:rsidRPr="00EE0056" w:rsidRDefault="00EE0056" w:rsidP="00A26A4C">
      <w:pPr>
        <w:pStyle w:val="PargrafodaLista"/>
        <w:numPr>
          <w:ilvl w:val="0"/>
          <w:numId w:val="3"/>
        </w:numPr>
      </w:pPr>
      <w:r w:rsidRPr="00EE0056">
        <w:t>curadoria, organização, revisão e validação dos conteúdos educacionais;</w:t>
      </w:r>
    </w:p>
    <w:p w14:paraId="0038AB63" w14:textId="5825F567" w:rsidR="00EE0056" w:rsidRPr="00EE0056" w:rsidRDefault="00EE0056" w:rsidP="00A26A4C">
      <w:pPr>
        <w:pStyle w:val="PargrafodaLista"/>
        <w:numPr>
          <w:ilvl w:val="0"/>
          <w:numId w:val="3"/>
        </w:numPr>
      </w:pPr>
      <w:r w:rsidRPr="00EE0056">
        <w:t>orientação sobre categorias, dimensões, critérios, parâmetros, fluxos pedagógicos e lógica conceitual do aplicativo;</w:t>
      </w:r>
    </w:p>
    <w:p w14:paraId="1913AC44" w14:textId="35FB3EFC" w:rsidR="00EE0056" w:rsidRPr="00EE0056" w:rsidRDefault="00EE0056" w:rsidP="00A26A4C">
      <w:pPr>
        <w:pStyle w:val="PargrafodaLista"/>
        <w:numPr>
          <w:ilvl w:val="0"/>
          <w:numId w:val="3"/>
        </w:numPr>
      </w:pPr>
      <w:r w:rsidRPr="00EE0056">
        <w:t>validação da aderência do aplicativo ao framework, ao livro e às demais obras de autoria de Andrea Filatro;</w:t>
      </w:r>
    </w:p>
    <w:p w14:paraId="22C46221" w14:textId="451F27C0" w:rsidR="00EE0056" w:rsidRPr="00EE0056" w:rsidRDefault="00EE0056" w:rsidP="00A26A4C">
      <w:pPr>
        <w:pStyle w:val="PargrafodaLista"/>
        <w:numPr>
          <w:ilvl w:val="0"/>
          <w:numId w:val="3"/>
        </w:numPr>
      </w:pPr>
      <w:r w:rsidRPr="00EE0056">
        <w:t>aprovação final de conteúdos, telas, nomenclaturas, textos, taxonomias, instrumentos, trilhas, recomendações e outputs gerados no contexto do aplicativo.</w:t>
      </w:r>
    </w:p>
    <w:p w14:paraId="62F56163" w14:textId="77777777" w:rsidR="00EE0056" w:rsidRPr="00EE0056" w:rsidRDefault="00EE0056" w:rsidP="00EE0056">
      <w:r w:rsidRPr="00EE0056">
        <w:t>II.5 O presente contrato não implica sociedade, associação, joint venture, vínculo empregatício, representação comercial, mandato, exclusividade ou qualquer forma de vínculo empresarial entre as partes.</w:t>
      </w:r>
    </w:p>
    <w:p w14:paraId="7AA5F75E" w14:textId="77777777" w:rsidR="00EE0056" w:rsidRPr="00EE0056" w:rsidRDefault="00EE0056" w:rsidP="00EE0056">
      <w:r w:rsidRPr="00EE0056">
        <w:t>II.6 Nenhuma das partes poderá se apresentar como sócia, representante legal, mandatária, empregadora ou empregada da outra, salvo autorização expressa e por escrito.</w:t>
      </w:r>
    </w:p>
    <w:p w14:paraId="42297DD7" w14:textId="77777777" w:rsidR="00A26A4C" w:rsidRDefault="00A26A4C" w:rsidP="00EE0056"/>
    <w:p w14:paraId="4C0FBA46" w14:textId="15AD678C" w:rsidR="00EE0056" w:rsidRPr="00EE0056" w:rsidRDefault="00EE0056" w:rsidP="00EE0056">
      <w:r w:rsidRPr="000462CA">
        <w:t xml:space="preserve">III – </w:t>
      </w:r>
      <w:r w:rsidRPr="000462CA">
        <w:rPr>
          <w:rPrChange w:id="10" w:author="Andrea Filatro" w:date="2026-06-09T11:03:00Z" w16du:dateUtc="2026-06-09T14:03:00Z">
            <w:rPr>
              <w:highlight w:val="yellow"/>
            </w:rPr>
          </w:rPrChange>
        </w:rPr>
        <w:t>AUSÊNCIA DE REMUNERAÇÃO, CUSTOS OU ÔNUS ENTRE AS PARTES</w:t>
      </w:r>
      <w:del w:id="11" w:author="Andrea Filatro" w:date="2026-06-09T11:03:00Z" w16du:dateUtc="2026-06-09T14:03:00Z">
        <w:r w:rsidR="00380DF1" w:rsidRPr="000462CA" w:rsidDel="000462CA">
          <w:rPr>
            <w:rPrChange w:id="12" w:author="Andrea Filatro" w:date="2026-06-09T11:03:00Z" w16du:dateUtc="2026-06-09T14:03:00Z">
              <w:rPr>
                <w:highlight w:val="yellow"/>
              </w:rPr>
            </w:rPrChange>
          </w:rPr>
          <w:delText>(OK)</w:delText>
        </w:r>
      </w:del>
    </w:p>
    <w:p w14:paraId="1269E347" w14:textId="77777777" w:rsidR="00EE0056" w:rsidRPr="00EE0056" w:rsidRDefault="00EE0056" w:rsidP="00EE0056">
      <w:r w:rsidRPr="00EE0056">
        <w:t>III.1 As partes reconhecem que a presente cooperação será realizada sem remuneração direta, indireta, variável, fixa, antecipada, futura ou condicionada entre elas.</w:t>
      </w:r>
    </w:p>
    <w:p w14:paraId="0340D817" w14:textId="77777777" w:rsidR="00EE0056" w:rsidRPr="00EE0056" w:rsidRDefault="00EE0056" w:rsidP="00EE0056">
      <w:r w:rsidRPr="00EE0056">
        <w:t xml:space="preserve">III.2 Não haverá </w:t>
      </w:r>
      <w:proofErr w:type="spellStart"/>
      <w:r w:rsidRPr="00EE0056">
        <w:t>success</w:t>
      </w:r>
      <w:proofErr w:type="spellEnd"/>
      <w:r w:rsidRPr="00EE0056">
        <w:t xml:space="preserve"> </w:t>
      </w:r>
      <w:proofErr w:type="spellStart"/>
      <w:r w:rsidRPr="00EE0056">
        <w:t>fee</w:t>
      </w:r>
      <w:proofErr w:type="spellEnd"/>
      <w:r w:rsidRPr="00EE0056">
        <w:t>, comissão, participação em receita, participação societária, royalties, distribuição de lucros, reembolso automático, taxa de implantação, taxa de manutenção, taxa de performance ou qualquer outra forma de pagamento entre as partes em razão deste contrato.</w:t>
      </w:r>
    </w:p>
    <w:p w14:paraId="69AE8DCB" w14:textId="77777777" w:rsidR="00EE0056" w:rsidRPr="00EE0056" w:rsidRDefault="00EE0056" w:rsidP="00EE0056">
      <w:r w:rsidRPr="00EE0056">
        <w:t>III.3 Cada parte arcará exclusivamente com seus próprios custos, despesas, tributos, equipamentos, softwares, ferramentas, licenças, infraestrutura, equipe, deslocamentos, serviços de terceiros e demais encargos necessários à execução de suas respectivas atividades, salvo se houver ajuste futuro, específico e por escrito.</w:t>
      </w:r>
    </w:p>
    <w:p w14:paraId="6882A1BA" w14:textId="77777777" w:rsidR="00EE0056" w:rsidRPr="00EE0056" w:rsidRDefault="00EE0056" w:rsidP="00EE0056">
      <w:r w:rsidRPr="00EE0056">
        <w:t>III.4 Não há custos embutidos, diferidos ou presumidos na prestação dos serviços objeto deste contrato. Qualquer remuneração futura, exploração econômica, licenciamento comercial, divisão de receitas, contratação complementar ou prestação de serviço remunerada dependerá de instrumento contratual próprio, assinado pelas partes.</w:t>
      </w:r>
    </w:p>
    <w:p w14:paraId="76834C83" w14:textId="77777777" w:rsidR="00EE0056" w:rsidRPr="00EE0056" w:rsidRDefault="00EE0056" w:rsidP="00EE0056">
      <w:r w:rsidRPr="00EE0056">
        <w:lastRenderedPageBreak/>
        <w:t>III.5 A eventual disponibilização gratuita de tempo, infraestrutura, tecnologia, consultoria, desenvolvimento, revisão, conteúdo, know-how ou apoio técnico por qualquer das partes não gerará direito adquirido a remuneração, indenização, compensação, crédito, participação econômica ou ressarcimento futuro.</w:t>
      </w:r>
    </w:p>
    <w:p w14:paraId="261B25AB" w14:textId="77777777" w:rsidR="00EE0056" w:rsidRPr="00EE0056" w:rsidRDefault="00EE0056" w:rsidP="00EE0056">
      <w:r w:rsidRPr="00EE0056">
        <w:t>III.6 O presente contrato não autoriza qualquer parte a contrair obrigações, realizar despesas, contratar terceiros, adquirir licenças ou assumir compromissos financeiros em nome da outra.</w:t>
      </w:r>
    </w:p>
    <w:p w14:paraId="2C6DFB94" w14:textId="77777777" w:rsidR="002E4F21" w:rsidRDefault="002E4F21" w:rsidP="00EE0056"/>
    <w:p w14:paraId="7A80D022" w14:textId="630E08A1" w:rsidR="00EE0056" w:rsidRPr="00EE0056" w:rsidRDefault="00EE0056" w:rsidP="00EE0056">
      <w:r w:rsidRPr="00EE0056">
        <w:t>IV – PROPRIEDADE INTELECTUAL DO FRAMEWORK E DO APLICATIVO</w:t>
      </w:r>
    </w:p>
    <w:p w14:paraId="3ABD9F57" w14:textId="41B2746F" w:rsidR="00EE0056" w:rsidRPr="00EE0056" w:rsidRDefault="00EE0056" w:rsidP="00EE0056">
      <w:r w:rsidRPr="00EE0056">
        <w:t xml:space="preserve">IV.1 A TITULAR DO FRAMEWORK é e permanecerá titular exclusiva de todos os direitos autorais, patrimoniais, morais, metodológicos, editoriais, conceituais e intelectuais relacionados ao framework </w:t>
      </w:r>
      <w:r w:rsidR="00AD2366">
        <w:t>Metodologias Inov-ativas</w:t>
      </w:r>
      <w:r w:rsidRPr="00EE0056">
        <w:t xml:space="preserve"> na Educação, bem como a seus textos, categorias, classificações, modelos, instrumentos, taxonomias, critérios, rubricas, exemplos, orientações, materiais derivados e demais conteúdos associados.</w:t>
      </w:r>
    </w:p>
    <w:p w14:paraId="1796912B" w14:textId="3526261D" w:rsidR="00EE0056" w:rsidRPr="00EE0056" w:rsidRDefault="00EE0056" w:rsidP="00EE0056">
      <w:r w:rsidRPr="00EE0056">
        <w:t xml:space="preserve">IV.2 O PARCEIRO TECNOLÓGICO reconhece expressamente que o framework </w:t>
      </w:r>
      <w:r w:rsidR="00AD2366">
        <w:t>Metodologias Inov-ativas</w:t>
      </w:r>
      <w:r w:rsidRPr="00EE0056">
        <w:t xml:space="preserve"> na Educação tem origem autoral própria e está vinculado a obra literária e técnico-científica de autoria de Andrea Filatro, protegida por direitos autorais e por contrato editorial com a editora responsável pela publicação do livro.</w:t>
      </w:r>
    </w:p>
    <w:p w14:paraId="064BD9D1" w14:textId="3A94CDE5" w:rsidR="00EE0056" w:rsidRPr="00EE0056" w:rsidRDefault="00EE0056" w:rsidP="00EE0056">
      <w:r w:rsidRPr="00EE0056">
        <w:t xml:space="preserve">IV.3 O presente contrato não transfere ao PARCEIRO TECNOLÓGICO qualquer direito de propriedade, titularidade, exploração independente, licenciamento, sublicenciamento, reprodução, adaptação, comercialização, publicação, distribuição, treinamento, incorporação a terceiros ou uso autônomo do framework </w:t>
      </w:r>
      <w:r w:rsidR="00AD2366">
        <w:t>Metodologias Inov-ativas</w:t>
      </w:r>
      <w:r w:rsidRPr="00EE0056">
        <w:t xml:space="preserve"> na Educação.</w:t>
      </w:r>
    </w:p>
    <w:p w14:paraId="26EFED6F" w14:textId="52815D64" w:rsidR="00EE0056" w:rsidRPr="00EE0056" w:rsidRDefault="00EE0056" w:rsidP="00EE0056">
      <w:r w:rsidRPr="00E47DF9">
        <w:t xml:space="preserve">IV.4 O PARCEIRO TECNOLÓGICO não poderá utilizar, reproduzir, adaptar, treinar sistemas, alimentar modelos de inteligência artificial, sublicenciar, vender, ofertar, publicar, distribuir ou explorar, em qualquer meio ou formato, o framework </w:t>
      </w:r>
      <w:r w:rsidR="00AD2366" w:rsidRPr="00E47DF9">
        <w:t>Metodologias Inov-ativas</w:t>
      </w:r>
      <w:r w:rsidRPr="00E47DF9">
        <w:t xml:space="preserve"> na Educação fora do escopo específico deste contrato.</w:t>
      </w:r>
      <w:r w:rsidR="00380DF1">
        <w:t xml:space="preserve"> Esse contexto é muito complicado conforme havíamos falado. O conhecimento pode e deve ser utilizado.</w:t>
      </w:r>
    </w:p>
    <w:p w14:paraId="5D74923D" w14:textId="19A1ADED" w:rsidR="00EE0056" w:rsidRPr="00EE0056" w:rsidRDefault="00EE0056" w:rsidP="00EE0056">
      <w:r w:rsidRPr="00EE0056">
        <w:t xml:space="preserve">IV.5 Todos os conteúdos, modelos, fluxos pedagógicos, instrumentos, textos, prompts estruturantes, critérios de recomendação, trilhas, classificações, matrizes, telas conceituais, outputs pedagógicos e demais elementos diretamente derivados do framework </w:t>
      </w:r>
      <w:r w:rsidR="00AD2366">
        <w:t>Metodologias Inov-ativas</w:t>
      </w:r>
      <w:r w:rsidRPr="00EE0056">
        <w:t xml:space="preserve"> na Educação pertencerão exclusivamente à TITULAR DO FRAMEWORK.</w:t>
      </w:r>
    </w:p>
    <w:p w14:paraId="5C1B22F9" w14:textId="338068D1" w:rsidR="00EE0056" w:rsidRPr="00EE0056" w:rsidRDefault="00EE0056" w:rsidP="00EE0056">
      <w:r w:rsidRPr="00EE0056">
        <w:lastRenderedPageBreak/>
        <w:t xml:space="preserve">IV.6 O PARCEIRO TECNOLÓGICO cede, de forma total, irrevogável, irretratável, gratuita, definitiva e sem ônus, à TITULAR DO FRAMEWORK, todos os direitos patrimoniais eventualmente incidentes sobre contribuições, adaptações, configurações, telas, fluxos, textos, estruturas, protótipos, documentos, bases conceituais, parametrizações ou demais entregáveis específicos desenvolvidos para o aplicativo de </w:t>
      </w:r>
      <w:r w:rsidR="00AD2366">
        <w:t>Metodologias Inov-ativas</w:t>
      </w:r>
      <w:r w:rsidRPr="00EE0056">
        <w:t xml:space="preserve"> na Educação, sempre que tais entregáveis estiverem vinculados, incorporarem, dependerem ou derivarem do framework.</w:t>
      </w:r>
    </w:p>
    <w:p w14:paraId="18198B1E" w14:textId="77777777" w:rsidR="00EE0056" w:rsidRPr="00EE0056" w:rsidRDefault="00EE0056" w:rsidP="00EE0056">
      <w:r w:rsidRPr="00EE0056">
        <w:t>IV.7 A cessão prevista na cláusula anterior abrange o direito de usar, fruir, dispor, alterar, adaptar, reproduzir, distribuir, licenciar, sublicenciar, comercializar, publicar, traduzir, disponibilizar, integrar a outros sistemas, atualizar e explorar economicamente o aplicativo e seus elementos específicos, em qualquer meio, território, idioma ou formato, pelo prazo máximo admitido em lei.</w:t>
      </w:r>
    </w:p>
    <w:p w14:paraId="26FABD84" w14:textId="77777777" w:rsidR="00EE0056" w:rsidRPr="00EE0056" w:rsidRDefault="00EE0056" w:rsidP="00EE0056">
      <w:r w:rsidRPr="00EE0056">
        <w:t>IV.8 O PARCEIRO TECNOLÓGICO declara que não reivindicará autoria, coautoria, titularidade, exclusividade, participação patrimonial, remuneração, indenização ou qualquer direito econômico sobre o framework, o aplicativo específico ou os elementos autorais e pedagógicos dele derivados.</w:t>
      </w:r>
    </w:p>
    <w:p w14:paraId="30333CED" w14:textId="062F6ABF" w:rsidR="00FA7423" w:rsidRPr="00FA7423" w:rsidRDefault="00FA7423" w:rsidP="00FA7423">
      <w:r w:rsidRPr="00FA7423">
        <w:t>IV.</w:t>
      </w:r>
      <w:r>
        <w:t>9</w:t>
      </w:r>
      <w:r w:rsidRPr="00FA7423">
        <w:t xml:space="preserve"> O PARCEIRO TECNOLÓGICO obriga-se a entregar à TITULAR DO FRAMEWORK, sempre que solicitado e, obrigatoriamente, ao término ou à rescisão deste contrato, todos os elementos técnicos necessários à continuidade, manutenção, evolução, auditoria, migração, hospedagem, operação ou exploração do aplicativo por terceiros indicados pela TITULAR DO FRAMEWORK.</w:t>
      </w:r>
    </w:p>
    <w:p w14:paraId="38B52BA9" w14:textId="769A1E60" w:rsidR="00FA7423" w:rsidRPr="00FA7423" w:rsidRDefault="00FA7423" w:rsidP="00FA7423">
      <w:r w:rsidRPr="00FA7423">
        <w:t>IV.</w:t>
      </w:r>
      <w:r>
        <w:t>10</w:t>
      </w:r>
      <w:r w:rsidRPr="00FA7423">
        <w:t xml:space="preserve"> A entrega prevista na cláusula anterior compreenderá, conforme aplicável, código-fonte, repositórios, documentação técnica, diagramas de arquitetura, banco de dados estrutural, scripts, APIs, integrações, credenciais administrativas, ambientes de desenvolvimento, arquivos de configuração, modelos de dados, instruções de instalação, manuais técnicos, fluxos de implantação, dependências, bibliotecas, chaves de acesso, registros de domínio, configurações de hospedagem, ambientes de nuvem e demais ativos técnicos necessários ao funcionamento integral do aplicativo.</w:t>
      </w:r>
    </w:p>
    <w:p w14:paraId="1958CAE3" w14:textId="4B9D6FE1" w:rsidR="00FA7423" w:rsidRPr="00FA7423" w:rsidRDefault="00FA7423" w:rsidP="00FA7423">
      <w:r w:rsidRPr="00FA7423">
        <w:t>IV.1</w:t>
      </w:r>
      <w:r>
        <w:t>1</w:t>
      </w:r>
      <w:r w:rsidRPr="00FA7423">
        <w:t xml:space="preserve"> O PARCEIRO TECNOLÓGICO deverá garantir que a entrega técnica permita à TITULAR DO FRAMEWORK ou a terceiros por ela indicados operar, manter, adaptar, auditar, migrar, atualizar, evoluir ou comercializar o aplicativo, sem dependência técnica exclusiva do PARCEIRO TECNOLÓGICO</w:t>
      </w:r>
    </w:p>
    <w:p w14:paraId="6C5CEC26" w14:textId="30C1B22C" w:rsidR="00BB552A" w:rsidRPr="00BB552A" w:rsidRDefault="00BB552A" w:rsidP="00BB552A">
      <w:r w:rsidRPr="00BB552A">
        <w:t>IV.1</w:t>
      </w:r>
      <w:r>
        <w:t>2</w:t>
      </w:r>
      <w:r w:rsidRPr="00BB552A">
        <w:t xml:space="preserve"> A eventual utilização, pela TITULAR DO FRAMEWORK, de terceiros para manutenção, evolução, hospedagem, operação ou exploração do aplicativo não dependerá de autorização adicional do PARCEIRO TECNOLÓGICO, desde que </w:t>
      </w:r>
      <w:r w:rsidRPr="00BB552A">
        <w:lastRenderedPageBreak/>
        <w:t>preservados os direitos deste sobre componentes tecnológicos genéricos não exclusivos, nos termos deste contrato.</w:t>
      </w:r>
    </w:p>
    <w:p w14:paraId="43DC543B" w14:textId="690E7001" w:rsidR="00BB552A" w:rsidRPr="00BB552A" w:rsidRDefault="00BB552A" w:rsidP="00BB552A">
      <w:r w:rsidRPr="00BB552A">
        <w:t>IV.1</w:t>
      </w:r>
      <w:r>
        <w:t>3</w:t>
      </w:r>
      <w:r w:rsidRPr="00BB552A">
        <w:t xml:space="preserve"> O PARCEIRO TECNOLÓGICO declara que não inserirá no aplicativo componentes, bibliotecas, códigos, serviços, licenças ou dependências que impeçam a transferência técnica, a manutenção por terceiros ou a exploração regular do aplicativo pela TITULAR DO FRAMEWORK, salvo mediante comunicação prévia, expressa e por escrito.</w:t>
      </w:r>
    </w:p>
    <w:p w14:paraId="1AC1D106" w14:textId="77777777" w:rsidR="00FA7423" w:rsidRDefault="00FA7423" w:rsidP="00EE0056"/>
    <w:p w14:paraId="7C452C98" w14:textId="5120CBE3" w:rsidR="00EE0056" w:rsidRPr="00EE0056" w:rsidRDefault="00EE0056" w:rsidP="00EE0056">
      <w:r w:rsidRPr="00E47DF9">
        <w:rPr>
          <w:highlight w:val="yellow"/>
        </w:rPr>
        <w:t>V – USO PERMITIDO DA INFRAESTRUTURA TECNOLÓGICA</w:t>
      </w:r>
    </w:p>
    <w:p w14:paraId="04CCB38A" w14:textId="5BE406E0" w:rsidR="00EE0056" w:rsidRPr="00EE0056" w:rsidRDefault="00EE0056" w:rsidP="00EE0056">
      <w:r w:rsidRPr="00EE0056">
        <w:t xml:space="preserve">V.1 O PARCEIRO TECNOLÓGICO poderá reutilizar, em outros projetos, produtos ou serviços, sua infraestrutura tecnológica genérica, incluindo código-base, arquitetura de software, componentes técnicos, bibliotecas, padrões de programação, mecanismos de autenticação, hospedagem, APIs, integrações, modelos de banco de dados, recursos de interface e demais elementos técnicos que não incorporem o framework </w:t>
      </w:r>
      <w:r w:rsidR="00AD2366">
        <w:t>Metodologias Inov-ativas</w:t>
      </w:r>
      <w:r w:rsidRPr="00EE0056">
        <w:t xml:space="preserve"> na Educação.</w:t>
      </w:r>
    </w:p>
    <w:p w14:paraId="3C107366" w14:textId="59DFC6E8" w:rsidR="00EE0056" w:rsidRPr="00EE0056" w:rsidRDefault="00EE0056" w:rsidP="00EE0056">
      <w:r w:rsidRPr="00EE0056">
        <w:t xml:space="preserve">V.2 A autorização prevista nesta cláusula limita-se à tecnologia genérica, abstrata e reutilizável, não abrangendo conteúdos, nomes, marcas, textos, categorias, critérios, taxonomias, fluxos pedagógicos, instrumentos, recomendações, parâmetros ou qualquer elemento identificável como parte do framework </w:t>
      </w:r>
      <w:r w:rsidR="00AD2366">
        <w:t>Metodologias Inov-ativas</w:t>
      </w:r>
      <w:r w:rsidRPr="00EE0056">
        <w:t xml:space="preserve"> na Educação.</w:t>
      </w:r>
    </w:p>
    <w:p w14:paraId="09E4C81D" w14:textId="77777777" w:rsidR="00C142C1" w:rsidRDefault="00EE0056" w:rsidP="00EE0056">
      <w:pPr>
        <w:rPr>
          <w:ins w:id="13" w:author="Andrea Filatro" w:date="2026-06-09T11:04:00Z" w16du:dateUtc="2026-06-09T14:04:00Z"/>
          <w:color w:val="EE0000"/>
        </w:rPr>
      </w:pPr>
      <w:r w:rsidRPr="00C36976">
        <w:rPr>
          <w:color w:val="EE0000"/>
          <w:highlight w:val="yellow"/>
        </w:rPr>
        <w:t>V.3 O PARCEIRO TECNOLÓGICO poderá desenvolver produtos educacionais semelhantes em termos tecnológicos, desde que tais produtos não utilizem, imitem, repliquem, adaptem, confundam</w:t>
      </w:r>
      <w:r w:rsidR="00FC0649" w:rsidRPr="00C36976">
        <w:rPr>
          <w:color w:val="EE0000"/>
          <w:highlight w:val="yellow"/>
        </w:rPr>
        <w:t xml:space="preserve"> (</w:t>
      </w:r>
      <w:r w:rsidR="00FC0649" w:rsidRPr="00C36976">
        <w:rPr>
          <w:i/>
          <w:iCs/>
          <w:color w:val="EE0000"/>
          <w:highlight w:val="yellow"/>
        </w:rPr>
        <w:t>o que é isso?</w:t>
      </w:r>
      <w:r w:rsidR="00FC0649" w:rsidRPr="00C36976">
        <w:rPr>
          <w:color w:val="EE0000"/>
          <w:highlight w:val="yellow"/>
        </w:rPr>
        <w:t>)</w:t>
      </w:r>
      <w:r w:rsidRPr="00C36976">
        <w:rPr>
          <w:color w:val="EE0000"/>
          <w:highlight w:val="yellow"/>
        </w:rPr>
        <w:t xml:space="preserve">, derivem ou explorem o framework </w:t>
      </w:r>
      <w:r w:rsidR="00AD2366" w:rsidRPr="00C36976">
        <w:rPr>
          <w:color w:val="EE0000"/>
          <w:highlight w:val="yellow"/>
        </w:rPr>
        <w:t>Metodologias Inov-ativas</w:t>
      </w:r>
      <w:r w:rsidRPr="00C36976">
        <w:rPr>
          <w:color w:val="EE0000"/>
          <w:highlight w:val="yellow"/>
        </w:rPr>
        <w:t xml:space="preserve"> na Educação</w:t>
      </w:r>
      <w:r w:rsidR="00FC0649" w:rsidRPr="00C36976">
        <w:rPr>
          <w:color w:val="EE0000"/>
          <w:highlight w:val="yellow"/>
        </w:rPr>
        <w:t xml:space="preserve"> (devemos nos ater ao que está explicitado no livro)</w:t>
      </w:r>
      <w:r w:rsidRPr="00C36976">
        <w:rPr>
          <w:color w:val="EE0000"/>
          <w:highlight w:val="yellow"/>
        </w:rPr>
        <w:t>.</w:t>
      </w:r>
      <w:r w:rsidR="00E47DF9" w:rsidRPr="00C36976">
        <w:rPr>
          <w:color w:val="EE0000"/>
        </w:rPr>
        <w:t xml:space="preserve"> Há problemas aqui. Não se pode utilizar temos, terminologias oriundas do framework, mas adaptações no sentido do aproveitamento do conhecimento oriundo da literatura vigente não podem ser impedidas. A gente constrói as coisas a partir da algo. </w:t>
      </w:r>
      <w:r w:rsidR="00FC0649" w:rsidRPr="00C36976">
        <w:rPr>
          <w:color w:val="EE0000"/>
        </w:rPr>
        <w:t xml:space="preserve">É assim que se desenvolve a ciência. </w:t>
      </w:r>
      <w:r w:rsidR="00E47DF9" w:rsidRPr="00C36976">
        <w:rPr>
          <w:color w:val="EE0000"/>
        </w:rPr>
        <w:t xml:space="preserve">Dessa forma tudo partiria do zero. Todos teríamos de saber tudo e criar tudo sobre o que deveríamos fazer, o que é impossível. </w:t>
      </w:r>
      <w:r w:rsidR="00FC0649" w:rsidRPr="00C36976">
        <w:rPr>
          <w:color w:val="EE0000"/>
        </w:rPr>
        <w:t>Por exemplo uso esses livros..</w:t>
      </w:r>
    </w:p>
    <w:p w14:paraId="5109D161" w14:textId="75B439B8" w:rsidR="002469A9" w:rsidRDefault="00AC21E5" w:rsidP="00EE0056">
      <w:pPr>
        <w:rPr>
          <w:ins w:id="14" w:author="Andrea Filatro" w:date="2026-06-09T11:06:00Z" w16du:dateUtc="2026-06-09T14:06:00Z"/>
          <w:color w:val="EE0000"/>
        </w:rPr>
      </w:pPr>
      <w:ins w:id="15" w:author="Andrea Filatro" w:date="2026-06-09T11:09:00Z" w16du:dateUtc="2026-06-09T14:09:00Z">
        <w:r>
          <w:rPr>
            <w:color w:val="EE0000"/>
          </w:rPr>
          <w:t>Oscar, a</w:t>
        </w:r>
      </w:ins>
      <w:ins w:id="16" w:author="Andrea Filatro" w:date="2026-06-09T11:04:00Z" w16du:dateUtc="2026-06-09T14:04:00Z">
        <w:r w:rsidR="00C142C1">
          <w:rPr>
            <w:color w:val="EE0000"/>
          </w:rPr>
          <w:t xml:space="preserve"> questão é proteger o “aplicativo oficial” do framework </w:t>
        </w:r>
      </w:ins>
      <w:ins w:id="17" w:author="Andrea Filatro" w:date="2026-06-09T11:05:00Z" w16du:dateUtc="2026-06-09T14:05:00Z">
        <w:r w:rsidR="00C142C1">
          <w:rPr>
            <w:color w:val="EE0000"/>
          </w:rPr>
          <w:t xml:space="preserve">/ ecossistema </w:t>
        </w:r>
      </w:ins>
      <w:ins w:id="18" w:author="Andrea Filatro" w:date="2026-06-09T11:04:00Z" w16du:dateUtc="2026-06-09T14:04:00Z">
        <w:r w:rsidR="00C142C1">
          <w:rPr>
            <w:color w:val="EE0000"/>
          </w:rPr>
          <w:t>Metodologias inov-ativ</w:t>
        </w:r>
      </w:ins>
      <w:ins w:id="19" w:author="Andrea Filatro" w:date="2026-06-09T11:05:00Z" w16du:dateUtc="2026-06-09T14:05:00Z">
        <w:r w:rsidR="00C142C1">
          <w:rPr>
            <w:color w:val="EE0000"/>
          </w:rPr>
          <w:t xml:space="preserve">as, porque é </w:t>
        </w:r>
      </w:ins>
      <w:ins w:id="20" w:author="Andrea Filatro" w:date="2026-06-09T11:07:00Z" w16du:dateUtc="2026-06-09T14:07:00Z">
        <w:r w:rsidR="00C40C57">
          <w:rPr>
            <w:color w:val="EE0000"/>
          </w:rPr>
          <w:t xml:space="preserve">isto </w:t>
        </w:r>
      </w:ins>
      <w:ins w:id="21" w:author="Andrea Filatro" w:date="2026-06-09T11:05:00Z" w16du:dateUtc="2026-06-09T14:05:00Z">
        <w:r w:rsidR="00C142C1">
          <w:rPr>
            <w:color w:val="EE0000"/>
          </w:rPr>
          <w:t xml:space="preserve">que pode gerar algum conflito com o contrato de direitos autorais </w:t>
        </w:r>
      </w:ins>
      <w:ins w:id="22" w:author="Andrea Filatro" w:date="2026-06-09T11:07:00Z" w16du:dateUtc="2026-06-09T14:07:00Z">
        <w:r w:rsidR="00C40C57">
          <w:rPr>
            <w:color w:val="EE0000"/>
          </w:rPr>
          <w:t xml:space="preserve">firmado entre </w:t>
        </w:r>
      </w:ins>
      <w:ins w:id="23" w:author="Andrea Filatro" w:date="2026-06-09T11:05:00Z" w16du:dateUtc="2026-06-09T14:05:00Z">
        <w:r w:rsidR="00C142C1">
          <w:rPr>
            <w:color w:val="EE0000"/>
          </w:rPr>
          <w:t xml:space="preserve">a Editora e as coautoras. </w:t>
        </w:r>
      </w:ins>
      <w:ins w:id="24" w:author="Andrea Filatro" w:date="2026-06-09T11:06:00Z" w16du:dateUtc="2026-06-09T14:06:00Z">
        <w:r w:rsidR="002469A9">
          <w:rPr>
            <w:color w:val="EE0000"/>
          </w:rPr>
          <w:t xml:space="preserve">No passado, considerei registrar no INPI, </w:t>
        </w:r>
      </w:ins>
      <w:ins w:id="25" w:author="Andrea Filatro" w:date="2026-06-09T11:07:00Z" w16du:dateUtc="2026-06-09T14:07:00Z">
        <w:r w:rsidR="00C40C57">
          <w:rPr>
            <w:color w:val="EE0000"/>
          </w:rPr>
          <w:t xml:space="preserve">mas </w:t>
        </w:r>
      </w:ins>
      <w:ins w:id="26" w:author="Andrea Filatro" w:date="2026-06-09T11:06:00Z" w16du:dateUtc="2026-06-09T14:06:00Z">
        <w:r w:rsidR="002469A9">
          <w:rPr>
            <w:color w:val="EE0000"/>
          </w:rPr>
          <w:t>o conselho de advogado especializado, à época, foi que não valia a pena</w:t>
        </w:r>
      </w:ins>
      <w:ins w:id="27" w:author="Andrea Filatro" w:date="2026-06-09T11:07:00Z" w16du:dateUtc="2026-06-09T14:07:00Z">
        <w:r w:rsidR="00C40C57">
          <w:rPr>
            <w:color w:val="EE0000"/>
          </w:rPr>
          <w:t>,</w:t>
        </w:r>
      </w:ins>
      <w:ins w:id="28" w:author="Andrea Filatro" w:date="2026-06-09T11:06:00Z" w16du:dateUtc="2026-06-09T14:06:00Z">
        <w:r w:rsidR="002469A9">
          <w:rPr>
            <w:color w:val="EE0000"/>
          </w:rPr>
          <w:t xml:space="preserve"> e o simples fato de ter um livro publicado já garantiria a propriedade intelectual. </w:t>
        </w:r>
      </w:ins>
      <w:ins w:id="29" w:author="Andrea Filatro" w:date="2026-06-09T11:10:00Z" w16du:dateUtc="2026-06-09T14:10:00Z">
        <w:r w:rsidR="00182296">
          <w:rPr>
            <w:color w:val="EE0000"/>
          </w:rPr>
          <w:t>Talvez seja hora de retomar esse assunto, vou pensar a respeito.</w:t>
        </w:r>
      </w:ins>
    </w:p>
    <w:p w14:paraId="244F3F80" w14:textId="270A6529" w:rsidR="00096A08" w:rsidRDefault="00182296" w:rsidP="006550DC">
      <w:pPr>
        <w:rPr>
          <w:ins w:id="30" w:author="Andrea Filatro" w:date="2026-06-09T11:12:00Z" w16du:dateUtc="2026-06-09T14:12:00Z"/>
          <w:color w:val="EE0000"/>
        </w:rPr>
      </w:pPr>
      <w:ins w:id="31" w:author="Andrea Filatro" w:date="2026-06-09T11:10:00Z" w16du:dateUtc="2026-06-09T14:10:00Z">
        <w:r>
          <w:rPr>
            <w:color w:val="EE0000"/>
          </w:rPr>
          <w:lastRenderedPageBreak/>
          <w:t>Para a nossa parceria, v</w:t>
        </w:r>
      </w:ins>
      <w:ins w:id="32" w:author="Andrea Filatro" w:date="2026-06-09T11:07:00Z" w16du:dateUtc="2026-06-09T14:07:00Z">
        <w:r w:rsidR="002469A9">
          <w:rPr>
            <w:color w:val="EE0000"/>
          </w:rPr>
          <w:t xml:space="preserve">eja se esta </w:t>
        </w:r>
      </w:ins>
      <w:ins w:id="33" w:author="Andrea Filatro" w:date="2026-06-09T11:15:00Z" w16du:dateUtc="2026-06-09T14:15:00Z">
        <w:r w:rsidR="00E43C7B">
          <w:rPr>
            <w:color w:val="EE0000"/>
          </w:rPr>
          <w:t xml:space="preserve">nova </w:t>
        </w:r>
      </w:ins>
      <w:ins w:id="34" w:author="Andrea Filatro" w:date="2026-06-09T11:05:00Z" w16du:dateUtc="2026-06-09T14:05:00Z">
        <w:r w:rsidR="002469A9">
          <w:rPr>
            <w:color w:val="EE0000"/>
          </w:rPr>
          <w:t xml:space="preserve">redação </w:t>
        </w:r>
      </w:ins>
      <w:ins w:id="35" w:author="Andrea Filatro" w:date="2026-06-09T11:10:00Z" w16du:dateUtc="2026-06-09T14:10:00Z">
        <w:r>
          <w:rPr>
            <w:color w:val="EE0000"/>
          </w:rPr>
          <w:t>contorna o problema</w:t>
        </w:r>
      </w:ins>
      <w:ins w:id="36" w:author="Andrea Filatro" w:date="2026-06-09T11:07:00Z" w16du:dateUtc="2026-06-09T14:07:00Z">
        <w:r w:rsidR="00C40C57">
          <w:rPr>
            <w:color w:val="EE0000"/>
          </w:rPr>
          <w:t>:</w:t>
        </w:r>
      </w:ins>
      <w:ins w:id="37" w:author="Andrea Filatro" w:date="2026-06-09T11:05:00Z" w16du:dateUtc="2026-06-09T14:05:00Z">
        <w:r w:rsidR="002469A9">
          <w:rPr>
            <w:color w:val="EE0000"/>
          </w:rPr>
          <w:t xml:space="preserve"> </w:t>
        </w:r>
      </w:ins>
    </w:p>
    <w:p w14:paraId="722849E2" w14:textId="77777777" w:rsidR="00096A08" w:rsidRDefault="00096A08" w:rsidP="006550DC">
      <w:pPr>
        <w:rPr>
          <w:ins w:id="38" w:author="Andrea Filatro" w:date="2026-06-09T11:12:00Z" w16du:dateUtc="2026-06-09T14:12:00Z"/>
          <w:color w:val="EE0000"/>
        </w:rPr>
      </w:pPr>
    </w:p>
    <w:p w14:paraId="3BF16B9D" w14:textId="2C70DC58" w:rsidR="00EE0056" w:rsidRDefault="00D928EB" w:rsidP="006550DC">
      <w:pPr>
        <w:rPr>
          <w:color w:val="007BB8"/>
        </w:rPr>
      </w:pPr>
      <w:r w:rsidRPr="00096A08">
        <w:rPr>
          <w:color w:val="007BB8"/>
        </w:rPr>
        <w:t xml:space="preserve">V.3 O PARCEIRO TECNOLÓGICO poderá desenvolver produtos educacionais semelhantes, desde que </w:t>
      </w:r>
      <w:r w:rsidRPr="00096A08">
        <w:rPr>
          <w:color w:val="007BB8"/>
        </w:rPr>
        <w:t xml:space="preserve">não concorram </w:t>
      </w:r>
      <w:r w:rsidR="00970CBA" w:rsidRPr="00096A08">
        <w:rPr>
          <w:color w:val="007BB8"/>
        </w:rPr>
        <w:t xml:space="preserve">de forma direta com </w:t>
      </w:r>
      <w:r w:rsidR="00096A08" w:rsidRPr="00096A08">
        <w:rPr>
          <w:color w:val="007BB8"/>
        </w:rPr>
        <w:t>plataforma, aplicativo, agente de IA, consultoria, treinamento ou serviço</w:t>
      </w:r>
      <w:r w:rsidR="00096A08" w:rsidRPr="00096A08">
        <w:rPr>
          <w:color w:val="007BB8"/>
        </w:rPr>
        <w:t xml:space="preserve"> </w:t>
      </w:r>
      <w:r w:rsidR="00AC21E5" w:rsidRPr="00096A08">
        <w:rPr>
          <w:color w:val="007BB8"/>
        </w:rPr>
        <w:t xml:space="preserve">que divulguem oficialmente </w:t>
      </w:r>
      <w:r w:rsidRPr="00096A08">
        <w:rPr>
          <w:color w:val="007BB8"/>
        </w:rPr>
        <w:t>o framework Metodologias Inov-ativas na Educação</w:t>
      </w:r>
      <w:r w:rsidR="006550DC" w:rsidRPr="00096A08">
        <w:rPr>
          <w:color w:val="007BB8"/>
        </w:rPr>
        <w:t xml:space="preserve">, sendo expressamente </w:t>
      </w:r>
      <w:r w:rsidR="00EE0056" w:rsidRPr="00096A08">
        <w:rPr>
          <w:color w:val="007BB8"/>
        </w:rPr>
        <w:t xml:space="preserve">vedado criar, ofertar ou comercializar produto concorrente que reproduza a lógica conceitual, a estrutura metodológica, as categorias, as dimensões, a linguagem, os instrumentos ou a proposta pedagógica do </w:t>
      </w:r>
      <w:r w:rsidR="00E024B2">
        <w:rPr>
          <w:color w:val="007BB8"/>
        </w:rPr>
        <w:t xml:space="preserve">livro </w:t>
      </w:r>
      <w:r w:rsidR="00DA6B07">
        <w:rPr>
          <w:color w:val="007BB8"/>
        </w:rPr>
        <w:t>homônimo</w:t>
      </w:r>
      <w:r w:rsidR="00EE0056" w:rsidRPr="00096A08">
        <w:rPr>
          <w:color w:val="007BB8"/>
        </w:rPr>
        <w:t>.</w:t>
      </w:r>
    </w:p>
    <w:p w14:paraId="2E2BDF23" w14:textId="0ADE9DE3" w:rsidR="00E43C7B" w:rsidRDefault="00E43C7B" w:rsidP="006550DC">
      <w:pPr>
        <w:rPr>
          <w:color w:val="007BB8"/>
        </w:rPr>
      </w:pPr>
      <w:r>
        <w:rPr>
          <w:color w:val="007BB8"/>
        </w:rPr>
        <w:t xml:space="preserve">V.4 </w:t>
      </w:r>
      <w:r w:rsidRPr="00E43C7B">
        <w:rPr>
          <w:color w:val="007BB8"/>
        </w:rPr>
        <w:t xml:space="preserve">O presente contrato não impede o PARCEIRO </w:t>
      </w:r>
      <w:r>
        <w:rPr>
          <w:color w:val="007BB8"/>
        </w:rPr>
        <w:t>TECNOLÓGIC</w:t>
      </w:r>
      <w:r w:rsidR="007C6764">
        <w:rPr>
          <w:color w:val="007BB8"/>
        </w:rPr>
        <w:t>O</w:t>
      </w:r>
      <w:r>
        <w:rPr>
          <w:color w:val="007BB8"/>
        </w:rPr>
        <w:t xml:space="preserve"> </w:t>
      </w:r>
      <w:r w:rsidRPr="00E43C7B">
        <w:rPr>
          <w:color w:val="007BB8"/>
        </w:rPr>
        <w:t xml:space="preserve">de utilizar, em </w:t>
      </w:r>
      <w:r w:rsidR="0010385A">
        <w:rPr>
          <w:color w:val="007BB8"/>
        </w:rPr>
        <w:t xml:space="preserve">outras </w:t>
      </w:r>
      <w:r w:rsidRPr="00E43C7B">
        <w:rPr>
          <w:color w:val="007BB8"/>
        </w:rPr>
        <w:t xml:space="preserve">atividades profissionais, seu conhecimento técnico, metodológico e profissional prévio, bem como aprendizados gerais, experiências, competências, métodos de trabalho, infraestrutura tecnológica, padrões arquiteturais, componentes técnicos genéricos e repertório acumulado </w:t>
      </w:r>
      <w:r w:rsidR="00DA6B07">
        <w:rPr>
          <w:color w:val="007BB8"/>
        </w:rPr>
        <w:t>no desenvolvimento do aplicativo</w:t>
      </w:r>
      <w:r w:rsidRPr="00E43C7B">
        <w:rPr>
          <w:color w:val="007BB8"/>
        </w:rPr>
        <w:t>, desde que tal uso não envolva reprodução, adaptação, exploração, comercialização, sublicenciamento ou reconstrução do framework Metodologias Inov</w:t>
      </w:r>
      <w:r w:rsidR="007C6764">
        <w:rPr>
          <w:color w:val="007BB8"/>
        </w:rPr>
        <w:t>-</w:t>
      </w:r>
      <w:r w:rsidRPr="00E43C7B">
        <w:rPr>
          <w:color w:val="007BB8"/>
        </w:rPr>
        <w:t>ativas</w:t>
      </w:r>
      <w:r w:rsidR="007C6764">
        <w:rPr>
          <w:color w:val="007BB8"/>
        </w:rPr>
        <w:t xml:space="preserve"> na Educação</w:t>
      </w:r>
      <w:r w:rsidRPr="00E43C7B">
        <w:rPr>
          <w:color w:val="007BB8"/>
        </w:rPr>
        <w:t>, de seus conteúdos, taxonomias, categorias, textos, instrumentos, fluxos pedagógicos específicos, materiais autorais, dados de usuários ou demais informações confidenciais da TITULAR</w:t>
      </w:r>
      <w:r w:rsidR="007F14DA">
        <w:rPr>
          <w:color w:val="007BB8"/>
        </w:rPr>
        <w:t>.</w:t>
      </w:r>
    </w:p>
    <w:p w14:paraId="3F660447" w14:textId="188427B7" w:rsidR="007F14DA" w:rsidRDefault="007F14DA" w:rsidP="006550DC">
      <w:pPr>
        <w:rPr>
          <w:color w:val="007BB8"/>
        </w:rPr>
      </w:pPr>
      <w:r>
        <w:rPr>
          <w:color w:val="007BB8"/>
        </w:rPr>
        <w:t xml:space="preserve">V.5 </w:t>
      </w:r>
      <w:r w:rsidRPr="007F14DA">
        <w:rPr>
          <w:color w:val="007BB8"/>
        </w:rPr>
        <w:t xml:space="preserve">Considerando que a presente cooperação não envolve remuneração direta entre as partes, o PARCEIRO </w:t>
      </w:r>
      <w:r>
        <w:rPr>
          <w:color w:val="007BB8"/>
        </w:rPr>
        <w:t xml:space="preserve">TECNOLÓGICO </w:t>
      </w:r>
      <w:r w:rsidRPr="007F14DA">
        <w:rPr>
          <w:color w:val="007BB8"/>
        </w:rPr>
        <w:t xml:space="preserve">poderá ser identificado como </w:t>
      </w:r>
      <w:r>
        <w:rPr>
          <w:color w:val="007BB8"/>
        </w:rPr>
        <w:t>tal no aplicativo</w:t>
      </w:r>
      <w:r w:rsidRPr="007F14DA">
        <w:rPr>
          <w:color w:val="007BB8"/>
        </w:rPr>
        <w:t xml:space="preserve">, em termos previamente aprovados </w:t>
      </w:r>
      <w:r>
        <w:rPr>
          <w:color w:val="007BB8"/>
        </w:rPr>
        <w:t>por ambas as partes</w:t>
      </w:r>
      <w:r w:rsidRPr="007F14DA">
        <w:rPr>
          <w:color w:val="007BB8"/>
        </w:rPr>
        <w:t>. Poderá ainda mencionar sua participação como experiência profissional ou case institucional, sem divulgação de informações confidenciais, dados de usuários, código-fonte, telas internas, conteúdos protegidos, estratégia de produto ou elementos que permitam a reprodução do framework Metodologias Inov</w:t>
      </w:r>
      <w:r w:rsidR="00223FA1">
        <w:rPr>
          <w:color w:val="007BB8"/>
        </w:rPr>
        <w:t>-</w:t>
      </w:r>
      <w:r w:rsidRPr="007F14DA">
        <w:rPr>
          <w:color w:val="007BB8"/>
        </w:rPr>
        <w:t>ativas</w:t>
      </w:r>
      <w:r w:rsidR="00223FA1">
        <w:rPr>
          <w:color w:val="007BB8"/>
        </w:rPr>
        <w:t xml:space="preserve"> na Educação</w:t>
      </w:r>
      <w:r w:rsidRPr="007F14DA">
        <w:rPr>
          <w:color w:val="007BB8"/>
        </w:rPr>
        <w:t>.</w:t>
      </w:r>
    </w:p>
    <w:p w14:paraId="42072BFD" w14:textId="0EDA7CC7" w:rsidR="00DC33D4" w:rsidRPr="00096A08" w:rsidRDefault="0027681B" w:rsidP="006550DC">
      <w:pPr>
        <w:rPr>
          <w:color w:val="007BB8"/>
        </w:rPr>
      </w:pPr>
      <w:r>
        <w:rPr>
          <w:color w:val="007BB8"/>
        </w:rPr>
        <w:t xml:space="preserve">V.6 </w:t>
      </w:r>
      <w:r w:rsidR="00DC33D4" w:rsidRPr="00DC33D4">
        <w:rPr>
          <w:color w:val="007BB8"/>
        </w:rPr>
        <w:t xml:space="preserve">A colaboração não confere exclusividade </w:t>
      </w:r>
      <w:r>
        <w:rPr>
          <w:color w:val="007BB8"/>
        </w:rPr>
        <w:t>às partes</w:t>
      </w:r>
      <w:r w:rsidR="00DC33D4" w:rsidRPr="00DC33D4">
        <w:rPr>
          <w:color w:val="007BB8"/>
        </w:rPr>
        <w:t>. A TITULAR poderá desenvolver, manter, evoluir, hospedar, licenciar ou explorar o aplicativo com equipe própria ou terceiros. O PARCEIRO, por sua vez, permanece livre para desenvolver soluções tecnológicas ou educacionais próprias, desde que não utilizem o framework Metodologias Inov</w:t>
      </w:r>
      <w:r>
        <w:rPr>
          <w:color w:val="007BB8"/>
        </w:rPr>
        <w:t>-</w:t>
      </w:r>
      <w:r w:rsidR="00DC33D4" w:rsidRPr="00DC33D4">
        <w:rPr>
          <w:color w:val="007BB8"/>
        </w:rPr>
        <w:t>ativas</w:t>
      </w:r>
      <w:r>
        <w:rPr>
          <w:color w:val="007BB8"/>
        </w:rPr>
        <w:t xml:space="preserve"> na Educação</w:t>
      </w:r>
      <w:r w:rsidR="00DC33D4" w:rsidRPr="00DC33D4">
        <w:rPr>
          <w:color w:val="007BB8"/>
        </w:rPr>
        <w:t xml:space="preserve">, informações confidenciais ou dados </w:t>
      </w:r>
      <w:r>
        <w:rPr>
          <w:color w:val="007BB8"/>
        </w:rPr>
        <w:t xml:space="preserve">de usuários </w:t>
      </w:r>
      <w:r w:rsidR="00DC33D4" w:rsidRPr="00DC33D4">
        <w:rPr>
          <w:color w:val="007BB8"/>
        </w:rPr>
        <w:t>do aplicativo</w:t>
      </w:r>
      <w:r>
        <w:rPr>
          <w:color w:val="007BB8"/>
        </w:rPr>
        <w:t>.</w:t>
      </w:r>
    </w:p>
    <w:p w14:paraId="4A6AAF9F" w14:textId="77777777" w:rsidR="002628C5" w:rsidRDefault="002628C5" w:rsidP="00EE0056"/>
    <w:p w14:paraId="0E18FA3C" w14:textId="77777777" w:rsidR="00E7618E" w:rsidRPr="00E7618E" w:rsidRDefault="00E7618E" w:rsidP="00E7618E">
      <w:r w:rsidRPr="00E7618E">
        <w:t>VI – MARCA, NOME, CRÉDITO TÉCNICO E DIVULGAÇÃO</w:t>
      </w:r>
    </w:p>
    <w:p w14:paraId="6F4484B2" w14:textId="77777777" w:rsidR="00E7618E" w:rsidRPr="00E7618E" w:rsidRDefault="00E7618E" w:rsidP="00E7618E">
      <w:r w:rsidRPr="00E7618E">
        <w:t xml:space="preserve">VI.1 O uso do nome “Metodologias Inovativas”, “Metodologias Inovativas na Educação”, “Andrea Filatro”, da marca da editora, do título do livro ou de qualquer </w:t>
      </w:r>
      <w:r w:rsidRPr="00E7618E">
        <w:lastRenderedPageBreak/>
        <w:t>sinal distintivo associado à obra dependerá de autorização prévia, expressa e por escrito da TITULAR DO FRAMEWORK e, quando aplicável, da editora.</w:t>
      </w:r>
    </w:p>
    <w:p w14:paraId="32A383A5" w14:textId="77777777" w:rsidR="00E7618E" w:rsidRPr="00E7618E" w:rsidRDefault="00E7618E" w:rsidP="00E7618E">
      <w:r w:rsidRPr="00E7618E">
        <w:t>VI.2 O PARCEIRO TECNOLÓGICO poderá ser identificado no aplicativo, em materiais institucionais ou em comunicações autorizadas exclusivamente com a designação “Parceiro Tecnológico”, “Desenvolvimento Tecnológico” ou outra denominação previamente aprovada pela TITULAR DO FRAMEWORK.</w:t>
      </w:r>
    </w:p>
    <w:p w14:paraId="45FE28D5" w14:textId="77777777" w:rsidR="00E7618E" w:rsidRPr="00E7618E" w:rsidRDefault="00E7618E" w:rsidP="00E7618E">
      <w:r w:rsidRPr="00E7618E">
        <w:t xml:space="preserve">VI.3 A identificação do PARCEIRO TECNOLÓGICO como “Parceiro Tecnológico” não implica autoria, coautoria, </w:t>
      </w:r>
      <w:proofErr w:type="spellStart"/>
      <w:r w:rsidRPr="00E7618E">
        <w:t>cotitularidade</w:t>
      </w:r>
      <w:proofErr w:type="spellEnd"/>
      <w:r w:rsidRPr="00E7618E">
        <w:t>, participação societária, propriedade intelectual, direito de exploração comercial, representação institucional, vínculo editorial ou qualquer direito sobre o framework Metodologias Inovativas na Educação.</w:t>
      </w:r>
    </w:p>
    <w:p w14:paraId="42714FB1" w14:textId="77777777" w:rsidR="00E7618E" w:rsidRPr="00E7618E" w:rsidRDefault="00E7618E" w:rsidP="00E7618E">
      <w:r w:rsidRPr="00E7618E">
        <w:t>VI.4 O PARCEIRO TECNOLÓGICO não poderá apresentar o aplicativo, o framework, telas, fluxos, imagens, vídeos, demonstrações, estudos de caso, materiais comerciais, propostas, apresentações, publicações ou resultados do projeto em portfólio, redes sociais, websites, eventos, reuniões comerciais ou materiais promocionais sem autorização prévia e por escrito da TITULAR DO FRAMEWORK.</w:t>
      </w:r>
    </w:p>
    <w:p w14:paraId="100B0AC0" w14:textId="77777777" w:rsidR="00E7618E" w:rsidRPr="00E7618E" w:rsidRDefault="00E7618E" w:rsidP="00E7618E">
      <w:r w:rsidRPr="00E7618E">
        <w:t>VI.5 Caso autorizada a divulgação, o PARCEIRO TECNOLÓGICO deverá limitar-se à indicação de sua participação técnica, sendo vedada qualquer comunicação que sugira titularidade, exclusividade, autoria metodológica, associação societária, licença de uso independente ou autorização para exploração do framework Metodologias Inovativas na Educação.</w:t>
      </w:r>
    </w:p>
    <w:p w14:paraId="5A67EAF2" w14:textId="0B6DCB32" w:rsidR="00EE0056" w:rsidRPr="00EE0056" w:rsidRDefault="00EE0056" w:rsidP="00EE0056"/>
    <w:p w14:paraId="5FAD2512" w14:textId="010563E4" w:rsidR="00EE0056" w:rsidRPr="00EE0056" w:rsidRDefault="00EE0056" w:rsidP="00EE0056">
      <w:r w:rsidRPr="00EE0056">
        <w:t>VII – CONFIDENCIALIDADE</w:t>
      </w:r>
    </w:p>
    <w:p w14:paraId="1074179B" w14:textId="77777777" w:rsidR="00EE0056" w:rsidRPr="00EE0056" w:rsidRDefault="00EE0056" w:rsidP="00EE0056">
      <w:r w:rsidRPr="00EE0056">
        <w:t>VII.1 As partes obrigam-se a manter sigilo sobre todas as informações técnicas, comerciais, estratégicas, editoriais, pedagógicas, financeiras, jurídicas, institucionais e tecnológicas a que tiverem acesso em razão deste contrato.</w:t>
      </w:r>
    </w:p>
    <w:p w14:paraId="50BA56A5" w14:textId="77777777" w:rsidR="00EE0056" w:rsidRPr="00EE0056" w:rsidRDefault="00EE0056" w:rsidP="00EE0056">
      <w:r w:rsidRPr="00EE0056">
        <w:t>VII.2 Consideram-se confidenciais, entre outras informações:</w:t>
      </w:r>
    </w:p>
    <w:p w14:paraId="179AE0C5" w14:textId="560D115A" w:rsidR="00EE0056" w:rsidRPr="00EE0056" w:rsidRDefault="00EE0056" w:rsidP="0060560C">
      <w:pPr>
        <w:pStyle w:val="PargrafodaLista"/>
        <w:numPr>
          <w:ilvl w:val="0"/>
          <w:numId w:val="5"/>
        </w:numPr>
      </w:pPr>
      <w:r w:rsidRPr="00EE0056">
        <w:t xml:space="preserve">conteúdos, versões, trechos, estruturas, planos ou materiais relacionados ao livro </w:t>
      </w:r>
      <w:r w:rsidR="00AD2366">
        <w:t>Metodologias Inov-ativas</w:t>
      </w:r>
      <w:r w:rsidRPr="00EE0056">
        <w:t xml:space="preserve"> ou ao framework dele derivado;</w:t>
      </w:r>
    </w:p>
    <w:p w14:paraId="2BAD9D77" w14:textId="7B7F47D9" w:rsidR="00EE0056" w:rsidRPr="00EE0056" w:rsidRDefault="00EE0056" w:rsidP="0060560C">
      <w:pPr>
        <w:pStyle w:val="PargrafodaLista"/>
        <w:numPr>
          <w:ilvl w:val="0"/>
          <w:numId w:val="5"/>
        </w:numPr>
      </w:pPr>
      <w:r w:rsidRPr="00EE0056">
        <w:t>especificações do aplicativo, fluxos de navegação, documentos de produto, protótipos, códigos, telas, prompts, bases de dados, relatórios e outputs;</w:t>
      </w:r>
    </w:p>
    <w:p w14:paraId="3E7EA50A" w14:textId="6C619F29" w:rsidR="00EE0056" w:rsidRPr="00EE0056" w:rsidRDefault="00EE0056" w:rsidP="0060560C">
      <w:pPr>
        <w:pStyle w:val="PargrafodaLista"/>
        <w:numPr>
          <w:ilvl w:val="0"/>
          <w:numId w:val="5"/>
        </w:numPr>
      </w:pPr>
      <w:r w:rsidRPr="00EE0056">
        <w:t>informações sobre usuários, clientes, instituições, parceiros, editoras, fornecedores ou prospects;</w:t>
      </w:r>
    </w:p>
    <w:p w14:paraId="1B8E3D10" w14:textId="28FD73EA" w:rsidR="00EE0056" w:rsidRPr="00EE0056" w:rsidRDefault="00EE0056" w:rsidP="0060560C">
      <w:pPr>
        <w:pStyle w:val="PargrafodaLista"/>
        <w:numPr>
          <w:ilvl w:val="0"/>
          <w:numId w:val="5"/>
        </w:numPr>
      </w:pPr>
      <w:r w:rsidRPr="00EE0056">
        <w:t>estratégias de negócio, precificação, lançamento, licenciamento, comercialização ou distribuição;</w:t>
      </w:r>
    </w:p>
    <w:p w14:paraId="3AC94CC7" w14:textId="38E6C0B3" w:rsidR="00EE0056" w:rsidRPr="00EE0056" w:rsidRDefault="00EE0056" w:rsidP="0060560C">
      <w:pPr>
        <w:pStyle w:val="PargrafodaLista"/>
        <w:numPr>
          <w:ilvl w:val="0"/>
          <w:numId w:val="5"/>
        </w:numPr>
      </w:pPr>
      <w:r w:rsidRPr="00EE0056">
        <w:lastRenderedPageBreak/>
        <w:t>quaisquer informações assinaladas como confidenciais ou que, por sua natureza, devam ser tratadas como sigilosas.</w:t>
      </w:r>
    </w:p>
    <w:p w14:paraId="57935073" w14:textId="445178FC" w:rsidR="00EE0056" w:rsidRPr="00EE0056" w:rsidRDefault="00EE0056" w:rsidP="00EE0056">
      <w:r w:rsidRPr="00EE0056">
        <w:t xml:space="preserve">VII.3 A obrigação de confidencialidade permanecerá vigente durante a execução do contrato e </w:t>
      </w:r>
      <w:r w:rsidRPr="0060560C">
        <w:rPr>
          <w:highlight w:val="yellow"/>
        </w:rPr>
        <w:t xml:space="preserve">pelo prazo de 5 (cinco) anos após seu término, </w:t>
      </w:r>
      <w:ins w:id="39" w:author="Andrea Filatro" w:date="2026-06-09T11:14:00Z" w16du:dateUtc="2026-06-09T14:14:00Z">
        <w:r w:rsidR="00E125ED">
          <w:rPr>
            <w:highlight w:val="yellow"/>
          </w:rPr>
          <w:t xml:space="preserve">O que você sugere? </w:t>
        </w:r>
      </w:ins>
      <w:r w:rsidRPr="0060560C">
        <w:rPr>
          <w:highlight w:val="yellow"/>
        </w:rPr>
        <w:t>s</w:t>
      </w:r>
      <w:r w:rsidRPr="00EE0056">
        <w:t>em prejuízo da proteção permanente aplicável aos direitos autorais, segredos de negócio e informações estratégicas não públicas.</w:t>
      </w:r>
    </w:p>
    <w:p w14:paraId="498223AB" w14:textId="77777777" w:rsidR="00EE0056" w:rsidRPr="00EE0056" w:rsidRDefault="00EE0056" w:rsidP="00EE0056">
      <w:r w:rsidRPr="00EE0056">
        <w:t>VII.4 Nenhuma das partes poderá compartilhar informações confidenciais com terceiros sem autorização prévia e por escrito da outra parte, salvo por obrigação legal, ordem judicial ou necessidade estritamente operacional, desde que o terceiro esteja vinculado a obrigação equivalente de sigilo.</w:t>
      </w:r>
    </w:p>
    <w:p w14:paraId="2B89D21A" w14:textId="77777777" w:rsidR="0060560C" w:rsidRDefault="0060560C" w:rsidP="00EE0056"/>
    <w:p w14:paraId="209F336F" w14:textId="4E4E43BF" w:rsidR="00EE0056" w:rsidRPr="00EE0056" w:rsidRDefault="00EE0056" w:rsidP="00EE0056">
      <w:r w:rsidRPr="00EE0056">
        <w:t>VIII – PROTEÇÃO DE DADOS E LGPD</w:t>
      </w:r>
    </w:p>
    <w:p w14:paraId="1684FAC6" w14:textId="77777777" w:rsidR="00EE0056" w:rsidRPr="00EE0056" w:rsidRDefault="00EE0056" w:rsidP="00EE0056">
      <w:r w:rsidRPr="00EE0056">
        <w:t>VIII.1 Caso o aplicativo envolva tratamento de dados pessoais, as partes comprometem-se a observar a Lei Geral de Proteção de Dados Pessoais – LGPD.</w:t>
      </w:r>
    </w:p>
    <w:p w14:paraId="0695426B" w14:textId="77777777" w:rsidR="00EE0056" w:rsidRPr="00EE0056" w:rsidRDefault="00EE0056" w:rsidP="00EE0056">
      <w:r w:rsidRPr="00EE0056">
        <w:t>VIII.2 O PARCEIRO TECNOLÓGICO será responsável pela segurança técnica da infraestrutura sob sua gestão, incluindo controles de acesso, proteção de banco de dados, logs, hospedagem, backups, mecanismos de autenticação, criptografia quando aplicável e demais medidas técnicas de segurança.</w:t>
      </w:r>
    </w:p>
    <w:p w14:paraId="2721B719" w14:textId="77777777" w:rsidR="00EE0056" w:rsidRPr="00EE0056" w:rsidRDefault="00EE0056" w:rsidP="00EE0056">
      <w:r w:rsidRPr="00EE0056">
        <w:t>VIII.3 A TITULAR DO FRAMEWORK será responsável pela orientação conceitual e pedagógica do produto, não assumindo responsabilidade por falhas técnicas, vazamentos, incidentes de segurança, uso inadequado de dados, integrações, hospedagem ou controles de infraestrutura que estejam sob responsabilidade do PARCEIRO TECNOLÓGICO.</w:t>
      </w:r>
    </w:p>
    <w:p w14:paraId="537A04B6" w14:textId="77777777" w:rsidR="00EE0056" w:rsidRPr="00EE0056" w:rsidRDefault="00EE0056" w:rsidP="00EE0056">
      <w:r w:rsidRPr="00EE0056">
        <w:t xml:space="preserve">VIII.4 As partes deverão definir, antes de qualquer operação com dados reais de usuários, os papéis de controlador, operador, </w:t>
      </w:r>
      <w:proofErr w:type="spellStart"/>
      <w:r w:rsidRPr="00EE0056">
        <w:t>suboperador</w:t>
      </w:r>
      <w:proofErr w:type="spellEnd"/>
      <w:r w:rsidRPr="00EE0056">
        <w:t xml:space="preserve"> ou corresponsáveis pelo tratamento, conforme o caso, por meio de documento próprio ou aditivo contratual.</w:t>
      </w:r>
    </w:p>
    <w:p w14:paraId="0B1390AA" w14:textId="77777777" w:rsidR="00EE0056" w:rsidRPr="00EE0056" w:rsidRDefault="00EE0056" w:rsidP="00EE0056">
      <w:r w:rsidRPr="00EE0056">
        <w:t>VIII.5 Dados pessoais de usuários, professores, estudantes, gestores, instituições ou participantes de testes somente poderão ser coletados e tratados mediante base legal adequada, finalidade específica, transparência e medidas proporcionais de segurança.</w:t>
      </w:r>
    </w:p>
    <w:p w14:paraId="61AD8CA3" w14:textId="77777777" w:rsidR="000B03CE" w:rsidRPr="000B03CE" w:rsidRDefault="000B03CE" w:rsidP="000B03CE">
      <w:r w:rsidRPr="000B03CE">
        <w:t xml:space="preserve">VIII.6 A base de dados dos usuários do aplicativo, incluindo dados cadastrais, dados de uso, logs, respostas, interações, resultados, relatórios, preferências, métricas, registros de navegação, outputs gerados pelo sistema e quaisquer informações associadas aos usuários, não poderá ser utilizada pelo PARCEIRO TECNOLÓGICO para finalidade própria, comercial, estatística, analítica, </w:t>
      </w:r>
      <w:r w:rsidRPr="000B03CE">
        <w:lastRenderedPageBreak/>
        <w:t>promocional, técnica, experimental, treinamento de modelos de inteligência artificial, desenvolvimento de novos produtos ou qualquer outra finalidade não expressamente autorizada.</w:t>
      </w:r>
    </w:p>
    <w:p w14:paraId="59F933C3" w14:textId="77777777" w:rsidR="000B03CE" w:rsidRPr="000B03CE" w:rsidRDefault="000B03CE" w:rsidP="000B03CE">
      <w:r w:rsidRPr="000B03CE">
        <w:t>VIII.7 O PARCEIRO TECNOLÓGICO somente poderá acessar, tratar, armazenar, exportar, copiar, consultar ou utilizar a base de dados dos usuários do aplicativo na medida estritamente necessária à execução técnica deste contrato e sempre em benefício da TITULAR DO FRAMEWORK.</w:t>
      </w:r>
    </w:p>
    <w:p w14:paraId="4843A4EB" w14:textId="77777777" w:rsidR="000B03CE" w:rsidRPr="000B03CE" w:rsidRDefault="000B03CE" w:rsidP="000B03CE">
      <w:r w:rsidRPr="000B03CE">
        <w:t>VIII.8 Qualquer uso da base de dados dos usuários do aplicativo pelo PARCEIRO TECNOLÓGICO dependerá de autorização prévia, expressa e por escrito da TITULAR DO FRAMEWORK, sem prejuízo da necessidade de observância da legislação aplicável, das bases legais de tratamento de dados pessoais e dos direitos dos titulares de dados.</w:t>
      </w:r>
    </w:p>
    <w:p w14:paraId="661AA67B" w14:textId="77777777" w:rsidR="000B03CE" w:rsidRPr="000B03CE" w:rsidRDefault="000B03CE" w:rsidP="000B03CE">
      <w:r w:rsidRPr="000B03CE">
        <w:t xml:space="preserve">VIII.9 É vedado ao PARCEIRO TECNOLÓGICO reter, copiar, replicar, anonimizar para uso próprio, </w:t>
      </w:r>
      <w:proofErr w:type="spellStart"/>
      <w:r w:rsidRPr="000B03CE">
        <w:t>pseudonimizar</w:t>
      </w:r>
      <w:proofErr w:type="spellEnd"/>
      <w:r w:rsidRPr="000B03CE">
        <w:t xml:space="preserve"> para uso próprio, vender, compartilhar, licenciar, ceder, transferir, enriquecer, cruzar ou reutilizar a base de dados dos usuários do aplicativo após o término ou a rescisão deste contrato, salvo obrigação legal expressa.</w:t>
      </w:r>
    </w:p>
    <w:p w14:paraId="2771B818" w14:textId="77777777" w:rsidR="000B03CE" w:rsidRPr="000B03CE" w:rsidRDefault="000B03CE" w:rsidP="000B03CE">
      <w:r w:rsidRPr="000B03CE">
        <w:t>VIII.10 Ao término ou à rescisão deste contrato, o PARCEIRO TECNOLÓGICO deverá transferir à TITULAR DO FRAMEWORK, em formato estruturado e tecnicamente utilizável, toda a base de dados vinculada ao aplicativo, eliminando de seus próprios ambientes quaisquer cópias remanescentes, ressalvadas apenas aquelas cuja guarda seja exigida por lei.</w:t>
      </w:r>
    </w:p>
    <w:p w14:paraId="05EA33AF" w14:textId="77777777" w:rsidR="0060560C" w:rsidRDefault="0060560C" w:rsidP="00EE0056"/>
    <w:p w14:paraId="08A1755F" w14:textId="614DEF82" w:rsidR="00EE0056" w:rsidRPr="00EE0056" w:rsidRDefault="00EE0056" w:rsidP="00EE0056">
      <w:r w:rsidRPr="00EE0056">
        <w:t>IX – RESPONSABILIDADES</w:t>
      </w:r>
    </w:p>
    <w:p w14:paraId="3520660D" w14:textId="77777777" w:rsidR="00EE0056" w:rsidRPr="00EE0056" w:rsidRDefault="00EE0056" w:rsidP="00EE0056">
      <w:r w:rsidRPr="00EE0056">
        <w:t>IX.1 Cada parte responderá exclusivamente por seus próprios atos, omissões, equipes, prepostos, fornecedores, sistemas, decisões e obrigações legais, fiscais, trabalhistas, previdenciárias, cíveis, comerciais e regulatórias.</w:t>
      </w:r>
    </w:p>
    <w:p w14:paraId="36F7BE77" w14:textId="77777777" w:rsidR="00EE0056" w:rsidRPr="00EE0056" w:rsidRDefault="00EE0056" w:rsidP="00EE0056">
      <w:r w:rsidRPr="00EE0056">
        <w:t>IX.2 O PARCEIRO TECNOLÓGICO responderá por falhas técnicas, indisponibilidade, perda de dados, erros de implementação, vulnerabilidades, uso indevido de infraestrutura, violação de segurança ou danos decorrentes de componentes técnicos sob sua responsabilidade.</w:t>
      </w:r>
    </w:p>
    <w:p w14:paraId="5952A87B" w14:textId="77777777" w:rsidR="00EE0056" w:rsidRPr="00EE0056" w:rsidRDefault="00EE0056" w:rsidP="00EE0056">
      <w:r w:rsidRPr="00EE0056">
        <w:t>IX.3 A TITULAR DO FRAMEWORK responderá apenas pela originalidade e legitimidade de uso dos conteúdos e elementos autorais que disponibilizar no contexto do projeto, respeitados os limites de direitos editoriais eventualmente aplicáveis.</w:t>
      </w:r>
    </w:p>
    <w:p w14:paraId="53165AF0" w14:textId="77777777" w:rsidR="00EE0056" w:rsidRPr="00EE0056" w:rsidRDefault="00EE0056" w:rsidP="00EE0056">
      <w:r w:rsidRPr="00EE0056">
        <w:lastRenderedPageBreak/>
        <w:t>IX.4 Nenhuma das partes será responsável por lucros cessantes, perda de oportunidade, perda de receita, danos indiretos ou expectativa de ganho decorrente da não exploração comercial do aplicativo, salvo em caso de dolo, má-fé ou violação de propriedade intelectual e confidencialidade.</w:t>
      </w:r>
    </w:p>
    <w:p w14:paraId="0E93CF12" w14:textId="77777777" w:rsidR="00A32C8E" w:rsidRDefault="00A32C8E" w:rsidP="00EE0056"/>
    <w:p w14:paraId="1BAB8461" w14:textId="0EF95739" w:rsidR="00EE0056" w:rsidRPr="00EE0056" w:rsidRDefault="00EE0056" w:rsidP="00EE0056">
      <w:r w:rsidRPr="00EE0056">
        <w:t>X – VIGÊNCIA E RESCISÃO</w:t>
      </w:r>
    </w:p>
    <w:p w14:paraId="1E0232E4" w14:textId="5E72191E" w:rsidR="00EE0056" w:rsidRPr="00A32C8E" w:rsidRDefault="00EE0056" w:rsidP="00EE0056">
      <w:pPr>
        <w:rPr>
          <w:highlight w:val="yellow"/>
        </w:rPr>
      </w:pPr>
      <w:r w:rsidRPr="00A32C8E">
        <w:rPr>
          <w:highlight w:val="yellow"/>
        </w:rPr>
        <w:t>X.1 O presente contrato terá vigência de [12 (doze) meses] a partir da data de sua assinatura, podendo ser prorrogado por escrito.</w:t>
      </w:r>
      <w:ins w:id="40" w:author="Andrea Filatro" w:date="2026-06-09T11:14:00Z" w16du:dateUtc="2026-06-09T14:14:00Z">
        <w:r w:rsidR="00E125ED">
          <w:rPr>
            <w:highlight w:val="yellow"/>
          </w:rPr>
          <w:t xml:space="preserve"> O que você sugere?</w:t>
        </w:r>
      </w:ins>
    </w:p>
    <w:p w14:paraId="55670A67" w14:textId="77777777" w:rsidR="00EE0056" w:rsidRPr="00EE0056" w:rsidRDefault="00EE0056" w:rsidP="00EE0056">
      <w:r w:rsidRPr="00A32C8E">
        <w:rPr>
          <w:highlight w:val="yellow"/>
        </w:rPr>
        <w:t>X.2 Qualquer das partes poderá rescindir o presente contrato mediante aviso prévio de 30 (trinta) dias, por escrito.</w:t>
      </w:r>
    </w:p>
    <w:p w14:paraId="6D06E662" w14:textId="77777777" w:rsidR="00EE0056" w:rsidRPr="00EE0056" w:rsidRDefault="00EE0056" w:rsidP="00EE0056">
      <w:r w:rsidRPr="00EE0056">
        <w:t>X.3 A rescisão não prejudicará:</w:t>
      </w:r>
    </w:p>
    <w:p w14:paraId="3CC13D0E" w14:textId="2FF96663" w:rsidR="00EE0056" w:rsidRPr="00EE0056" w:rsidRDefault="00EE0056" w:rsidP="00A32C8E">
      <w:pPr>
        <w:pStyle w:val="PargrafodaLista"/>
        <w:numPr>
          <w:ilvl w:val="0"/>
          <w:numId w:val="7"/>
        </w:numPr>
      </w:pPr>
      <w:r w:rsidRPr="00EE0056">
        <w:t xml:space="preserve">a titularidade integral da TITULAR DO FRAMEWORK sobre o framework </w:t>
      </w:r>
      <w:r w:rsidR="00AD2366">
        <w:t>Metodologias Inov-ativas</w:t>
      </w:r>
      <w:r w:rsidRPr="00EE0056">
        <w:t xml:space="preserve"> na Educação e sobre o aplicativo específico dele derivado;</w:t>
      </w:r>
    </w:p>
    <w:p w14:paraId="5C501AE0" w14:textId="40511701" w:rsidR="00EE0056" w:rsidRPr="00EE0056" w:rsidRDefault="00EE0056" w:rsidP="00A32C8E">
      <w:pPr>
        <w:pStyle w:val="PargrafodaLista"/>
        <w:numPr>
          <w:ilvl w:val="0"/>
          <w:numId w:val="7"/>
        </w:numPr>
      </w:pPr>
      <w:r w:rsidRPr="00EE0056">
        <w:t>a cessão gratuita dos direitos patrimoniais prevista neste contrato;</w:t>
      </w:r>
    </w:p>
    <w:p w14:paraId="0823E695" w14:textId="5D95C299" w:rsidR="00EE0056" w:rsidRPr="00EE0056" w:rsidRDefault="00EE0056" w:rsidP="00A32C8E">
      <w:pPr>
        <w:pStyle w:val="PargrafodaLista"/>
        <w:numPr>
          <w:ilvl w:val="0"/>
          <w:numId w:val="7"/>
        </w:numPr>
      </w:pPr>
      <w:r w:rsidRPr="00EE0056">
        <w:t>as obrigações de confidencialidade;</w:t>
      </w:r>
    </w:p>
    <w:p w14:paraId="6451A87C" w14:textId="4CAF1BC1" w:rsidR="00EE0056" w:rsidRPr="00EE0056" w:rsidRDefault="00EE0056" w:rsidP="00A32C8E">
      <w:pPr>
        <w:pStyle w:val="PargrafodaLista"/>
        <w:numPr>
          <w:ilvl w:val="0"/>
          <w:numId w:val="7"/>
        </w:numPr>
      </w:pPr>
      <w:r w:rsidRPr="00EE0056">
        <w:t>as obrigações relativas à proteção de dados;</w:t>
      </w:r>
    </w:p>
    <w:p w14:paraId="2BB98C64" w14:textId="38761950" w:rsidR="00EE0056" w:rsidRPr="00EE0056" w:rsidRDefault="00EE0056" w:rsidP="00A32C8E">
      <w:pPr>
        <w:pStyle w:val="PargrafodaLista"/>
        <w:numPr>
          <w:ilvl w:val="0"/>
          <w:numId w:val="7"/>
        </w:numPr>
      </w:pPr>
      <w:r w:rsidRPr="00EE0056">
        <w:t>a vedação de uso independente do framework pelo PARCEIRO TECNOLÓGICO.</w:t>
      </w:r>
    </w:p>
    <w:p w14:paraId="77245BAD" w14:textId="3B73FE66" w:rsidR="00A32C8E" w:rsidRDefault="004A7E23" w:rsidP="00EE0056">
      <w:r w:rsidRPr="004A7E23">
        <w:t>X.4 Em caso de rescisão ou término contratual, o PARCEIRO TECNOLÓGICO deverá entregar à TITULAR DO FRAMEWORK todos os ativos técnicos, repositórios, códigos-fonte, documentações, credenciais, bases de dados, configurações, ambientes, arquivos e demais elementos necessários à continuidade integral do aplicativo por terceiros indicados pela TITULAR DO FRAMEWORK, observadas as regras de propriedade intelectual, confidencialidade e proteção de dados previstas neste contrato.</w:t>
      </w:r>
    </w:p>
    <w:p w14:paraId="4B8BE948" w14:textId="77777777" w:rsidR="004A7E23" w:rsidRDefault="004A7E23" w:rsidP="00EE0056"/>
    <w:p w14:paraId="5A8632B9" w14:textId="70F6EA6A" w:rsidR="00EE0056" w:rsidRPr="00EE0056" w:rsidRDefault="00EE0056" w:rsidP="00EE0056">
      <w:r w:rsidRPr="00EE0056">
        <w:t>XI – DISPOSIÇÕES GERAIS</w:t>
      </w:r>
    </w:p>
    <w:p w14:paraId="6954D03A" w14:textId="77777777" w:rsidR="00EE0056" w:rsidRPr="00EE0056" w:rsidRDefault="00EE0056" w:rsidP="00EE0056">
      <w:r w:rsidRPr="00EE0056">
        <w:t>XI.1 O presente contrato constitui o acordo integral entre as partes quanto ao objeto aqui tratado, substituindo entendimentos, mensagens, conversas, propostas ou negociações anteriores sobre o mesmo tema.</w:t>
      </w:r>
    </w:p>
    <w:p w14:paraId="75C525EC" w14:textId="77777777" w:rsidR="00EE0056" w:rsidRPr="00EE0056" w:rsidRDefault="00EE0056" w:rsidP="00EE0056">
      <w:r w:rsidRPr="00EE0056">
        <w:t>XI.2 Qualquer alteração deste contrato somente será válida se realizada por escrito e assinada por ambas as partes.</w:t>
      </w:r>
    </w:p>
    <w:p w14:paraId="274CBB4F" w14:textId="77777777" w:rsidR="00EE0056" w:rsidRPr="00EE0056" w:rsidRDefault="00EE0056" w:rsidP="00EE0056">
      <w:r w:rsidRPr="00EE0056">
        <w:t>XI.3 A eventual tolerância de uma parte quanto ao descumprimento de qualquer obrigação pela outra não importará renúncia, novação ou alteração contratual.</w:t>
      </w:r>
    </w:p>
    <w:p w14:paraId="45BA80D1" w14:textId="77777777" w:rsidR="00EE0056" w:rsidRPr="00EE0056" w:rsidRDefault="00EE0056" w:rsidP="00EE0056">
      <w:r w:rsidRPr="00EE0056">
        <w:lastRenderedPageBreak/>
        <w:t>XI.4 É vedada a cessão total ou parcial deste contrato sem autorização prévia e por escrito da outra parte.</w:t>
      </w:r>
    </w:p>
    <w:p w14:paraId="1EECB7D5" w14:textId="77777777" w:rsidR="00EE0056" w:rsidRPr="00EE0056" w:rsidRDefault="00EE0056" w:rsidP="00EE0056">
      <w:r w:rsidRPr="00EE0056">
        <w:t>XI.5 As notificações entre as partes deverão ser feitas por escrito, por e-mail com confirmação de recebimento ou outro meio que permita comprovação.</w:t>
      </w:r>
    </w:p>
    <w:p w14:paraId="7A551B0D" w14:textId="77777777" w:rsidR="00EE0056" w:rsidRPr="00EE0056" w:rsidRDefault="00EE0056" w:rsidP="00EE0056">
      <w:r w:rsidRPr="00EE0056">
        <w:t>XI.6 As partes buscarão solucionar eventuais divergências por negociação direta e, se necessário, mediação.</w:t>
      </w:r>
    </w:p>
    <w:p w14:paraId="2DFBB62A" w14:textId="77777777" w:rsidR="00EE0056" w:rsidRPr="00EE0056" w:rsidRDefault="00EE0056" w:rsidP="00EE0056">
      <w:r w:rsidRPr="00EE0056">
        <w:t>XI.7 Fica eleito o foro da Comarca de [São Paulo/SP ou outro foro a definir], com renúncia a qualquer outro, por mais privilegiado que seja, para dirimir controvérsias oriundas deste contrato.</w:t>
      </w:r>
    </w:p>
    <w:p w14:paraId="2C88273A" w14:textId="77777777" w:rsidR="00EE0056" w:rsidRPr="00EE0056" w:rsidRDefault="00EE0056" w:rsidP="00EE0056">
      <w:r w:rsidRPr="00EE0056">
        <w:t>E, por estarem de acordo, as partes assinam o presente instrumento em meio físico ou eletrônico, juntamente com as testemunhas abaixo.</w:t>
      </w:r>
    </w:p>
    <w:p w14:paraId="7E5597DC" w14:textId="77777777" w:rsidR="00EE0056" w:rsidRPr="00EE0056" w:rsidRDefault="00EE0056" w:rsidP="00EE0056">
      <w:r w:rsidRPr="00EE0056">
        <w:t>[Local], [data].</w:t>
      </w:r>
    </w:p>
    <w:p w14:paraId="34AFD12D" w14:textId="48DDFAED" w:rsidR="00EE0056" w:rsidRPr="00EE0056" w:rsidRDefault="00EE0056" w:rsidP="00EE0056"/>
    <w:p w14:paraId="57F887BC" w14:textId="77777777" w:rsidR="00EE0056" w:rsidRPr="00EE0056" w:rsidRDefault="00EE0056" w:rsidP="00EE0056">
      <w:r w:rsidRPr="00EE0056">
        <w:t>[PARCEIRO TECNOLÓGICO]</w:t>
      </w:r>
      <w:r w:rsidRPr="00EE0056">
        <w:br/>
        <w:t>CPF/CNPJ: [●]</w:t>
      </w:r>
    </w:p>
    <w:p w14:paraId="747C0FB6" w14:textId="06F03257" w:rsidR="00EE0056" w:rsidRPr="00EE0056" w:rsidRDefault="00EE0056" w:rsidP="00EE0056"/>
    <w:p w14:paraId="58AB9CD0" w14:textId="77777777" w:rsidR="00A32C8E" w:rsidRPr="00FA7423" w:rsidRDefault="00A32C8E" w:rsidP="00EE0056"/>
    <w:p w14:paraId="56739FD8" w14:textId="7A58DEA8" w:rsidR="00EE0056" w:rsidRPr="00A32C8E" w:rsidRDefault="00EE0056" w:rsidP="00EE0056">
      <w:r w:rsidRPr="00FA7423">
        <w:t xml:space="preserve">ANDREA FILATRO </w:t>
      </w:r>
      <w:r w:rsidRPr="00FA7423">
        <w:br/>
        <w:t xml:space="preserve">CPF: </w:t>
      </w:r>
      <w:r w:rsidR="00A32C8E" w:rsidRPr="00FA7423">
        <w:t>107.395.578-82</w:t>
      </w:r>
    </w:p>
    <w:p w14:paraId="414C324A" w14:textId="77777777" w:rsidR="00A32C8E" w:rsidRDefault="00A32C8E" w:rsidP="00EE0056"/>
    <w:p w14:paraId="2CC7FC82" w14:textId="52F2A261" w:rsidR="00EE0056" w:rsidRPr="00EE0056" w:rsidRDefault="00EE0056" w:rsidP="00EE0056">
      <w:r w:rsidRPr="00EE0056">
        <w:t>Testemunhas:</w:t>
      </w:r>
    </w:p>
    <w:p w14:paraId="6D9D291B" w14:textId="77777777" w:rsidR="00A32C8E" w:rsidRDefault="00A32C8E" w:rsidP="00EE0056"/>
    <w:p w14:paraId="12B9CF28" w14:textId="2BDD8DFF" w:rsidR="00EE0056" w:rsidRPr="00EE0056" w:rsidRDefault="00EE0056" w:rsidP="00EE0056">
      <w:r w:rsidRPr="00EE0056">
        <w:t>Nome:</w:t>
      </w:r>
      <w:r w:rsidRPr="00EE0056">
        <w:br/>
        <w:t>CPF:</w:t>
      </w:r>
    </w:p>
    <w:p w14:paraId="7D4CDF62" w14:textId="413ED6DC" w:rsidR="00EE0056" w:rsidRPr="00EE0056" w:rsidRDefault="00EE0056" w:rsidP="00EE0056"/>
    <w:p w14:paraId="0922B91A" w14:textId="77777777" w:rsidR="00EE0056" w:rsidRPr="00EE0056" w:rsidRDefault="00EE0056" w:rsidP="00EE0056">
      <w:r w:rsidRPr="00EE0056">
        <w:t>Nome:</w:t>
      </w:r>
      <w:r w:rsidRPr="00EE0056">
        <w:br/>
        <w:t>CPF:</w:t>
      </w:r>
    </w:p>
    <w:p w14:paraId="56A509F5" w14:textId="77777777" w:rsidR="007C09DD" w:rsidRDefault="007C09DD"/>
    <w:sectPr w:rsidR="007C09D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82495"/>
    <w:multiLevelType w:val="hybridMultilevel"/>
    <w:tmpl w:val="545CCF9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D773605"/>
    <w:multiLevelType w:val="hybridMultilevel"/>
    <w:tmpl w:val="390C1124"/>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8CB3B8B"/>
    <w:multiLevelType w:val="hybridMultilevel"/>
    <w:tmpl w:val="3D880098"/>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1804844"/>
    <w:multiLevelType w:val="hybridMultilevel"/>
    <w:tmpl w:val="4FCA9042"/>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56FF3DBF"/>
    <w:multiLevelType w:val="hybridMultilevel"/>
    <w:tmpl w:val="4B2E72B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6F170AFA"/>
    <w:multiLevelType w:val="hybridMultilevel"/>
    <w:tmpl w:val="5D48F7A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72AA3AA1"/>
    <w:multiLevelType w:val="hybridMultilevel"/>
    <w:tmpl w:val="0892472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788A0B97"/>
    <w:multiLevelType w:val="hybridMultilevel"/>
    <w:tmpl w:val="A176CCC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716466279">
    <w:abstractNumId w:val="1"/>
  </w:num>
  <w:num w:numId="2" w16cid:durableId="797801972">
    <w:abstractNumId w:val="7"/>
  </w:num>
  <w:num w:numId="3" w16cid:durableId="1191529811">
    <w:abstractNumId w:val="3"/>
  </w:num>
  <w:num w:numId="4" w16cid:durableId="1084105403">
    <w:abstractNumId w:val="4"/>
  </w:num>
  <w:num w:numId="5" w16cid:durableId="1849716089">
    <w:abstractNumId w:val="0"/>
  </w:num>
  <w:num w:numId="6" w16cid:durableId="326713108">
    <w:abstractNumId w:val="2"/>
  </w:num>
  <w:num w:numId="7" w16cid:durableId="1094975523">
    <w:abstractNumId w:val="6"/>
  </w:num>
  <w:num w:numId="8" w16cid:durableId="722825574">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rea Filatro">
    <w15:presenceInfo w15:providerId="Windows Live" w15:userId="e5d749429b2045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056"/>
    <w:rsid w:val="000462CA"/>
    <w:rsid w:val="00096A08"/>
    <w:rsid w:val="000B03CE"/>
    <w:rsid w:val="000F06EB"/>
    <w:rsid w:val="0010385A"/>
    <w:rsid w:val="00142096"/>
    <w:rsid w:val="00182296"/>
    <w:rsid w:val="00223FA1"/>
    <w:rsid w:val="002364DA"/>
    <w:rsid w:val="002469A9"/>
    <w:rsid w:val="002628C5"/>
    <w:rsid w:val="0027681B"/>
    <w:rsid w:val="002E4F21"/>
    <w:rsid w:val="0030309C"/>
    <w:rsid w:val="003721CC"/>
    <w:rsid w:val="00380DF1"/>
    <w:rsid w:val="004A7E23"/>
    <w:rsid w:val="0060560C"/>
    <w:rsid w:val="006550DC"/>
    <w:rsid w:val="007C09DD"/>
    <w:rsid w:val="007C6764"/>
    <w:rsid w:val="007F14DA"/>
    <w:rsid w:val="008002D5"/>
    <w:rsid w:val="00970CBA"/>
    <w:rsid w:val="00995FA5"/>
    <w:rsid w:val="00A26A4C"/>
    <w:rsid w:val="00A32C8E"/>
    <w:rsid w:val="00AA4A66"/>
    <w:rsid w:val="00AC21E5"/>
    <w:rsid w:val="00AC53E1"/>
    <w:rsid w:val="00AD2366"/>
    <w:rsid w:val="00B76846"/>
    <w:rsid w:val="00BB552A"/>
    <w:rsid w:val="00BC12B1"/>
    <w:rsid w:val="00C142C1"/>
    <w:rsid w:val="00C36976"/>
    <w:rsid w:val="00C40C57"/>
    <w:rsid w:val="00C458EE"/>
    <w:rsid w:val="00D928EB"/>
    <w:rsid w:val="00DA6B07"/>
    <w:rsid w:val="00DC33D4"/>
    <w:rsid w:val="00DE1CBE"/>
    <w:rsid w:val="00E024B2"/>
    <w:rsid w:val="00E125ED"/>
    <w:rsid w:val="00E43C7B"/>
    <w:rsid w:val="00E47DF9"/>
    <w:rsid w:val="00E7618E"/>
    <w:rsid w:val="00EE0056"/>
    <w:rsid w:val="00F47B8A"/>
    <w:rsid w:val="00FA7423"/>
    <w:rsid w:val="00FC064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460CC"/>
  <w15:chartTrackingRefBased/>
  <w15:docId w15:val="{7D7F0467-3F6C-443C-A58E-02B82DFA1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EE00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EE00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EE005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EE005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EE005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EE005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E005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E005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E005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E0056"/>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EE0056"/>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EE0056"/>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EE0056"/>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E0056"/>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E005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E005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E005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E0056"/>
    <w:rPr>
      <w:rFonts w:eastAsiaTheme="majorEastAsia" w:cstheme="majorBidi"/>
      <w:color w:val="272727" w:themeColor="text1" w:themeTint="D8"/>
    </w:rPr>
  </w:style>
  <w:style w:type="paragraph" w:styleId="Ttulo">
    <w:name w:val="Title"/>
    <w:basedOn w:val="Normal"/>
    <w:next w:val="Normal"/>
    <w:link w:val="TtuloChar"/>
    <w:uiPriority w:val="10"/>
    <w:qFormat/>
    <w:rsid w:val="00EE00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E005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E0056"/>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E005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E0056"/>
    <w:pPr>
      <w:spacing w:before="160"/>
      <w:jc w:val="center"/>
    </w:pPr>
    <w:rPr>
      <w:i/>
      <w:iCs/>
      <w:color w:val="404040" w:themeColor="text1" w:themeTint="BF"/>
    </w:rPr>
  </w:style>
  <w:style w:type="character" w:customStyle="1" w:styleId="CitaoChar">
    <w:name w:val="Citação Char"/>
    <w:basedOn w:val="Fontepargpadro"/>
    <w:link w:val="Citao"/>
    <w:uiPriority w:val="29"/>
    <w:rsid w:val="00EE0056"/>
    <w:rPr>
      <w:i/>
      <w:iCs/>
      <w:color w:val="404040" w:themeColor="text1" w:themeTint="BF"/>
    </w:rPr>
  </w:style>
  <w:style w:type="paragraph" w:styleId="PargrafodaLista">
    <w:name w:val="List Paragraph"/>
    <w:basedOn w:val="Normal"/>
    <w:uiPriority w:val="34"/>
    <w:qFormat/>
    <w:rsid w:val="00EE0056"/>
    <w:pPr>
      <w:ind w:left="720"/>
      <w:contextualSpacing/>
    </w:pPr>
  </w:style>
  <w:style w:type="character" w:styleId="nfaseIntensa">
    <w:name w:val="Intense Emphasis"/>
    <w:basedOn w:val="Fontepargpadro"/>
    <w:uiPriority w:val="21"/>
    <w:qFormat/>
    <w:rsid w:val="00EE0056"/>
    <w:rPr>
      <w:i/>
      <w:iCs/>
      <w:color w:val="0F4761" w:themeColor="accent1" w:themeShade="BF"/>
    </w:rPr>
  </w:style>
  <w:style w:type="paragraph" w:styleId="CitaoIntensa">
    <w:name w:val="Intense Quote"/>
    <w:basedOn w:val="Normal"/>
    <w:next w:val="Normal"/>
    <w:link w:val="CitaoIntensaChar"/>
    <w:uiPriority w:val="30"/>
    <w:qFormat/>
    <w:rsid w:val="00EE00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E0056"/>
    <w:rPr>
      <w:i/>
      <w:iCs/>
      <w:color w:val="0F4761" w:themeColor="accent1" w:themeShade="BF"/>
    </w:rPr>
  </w:style>
  <w:style w:type="character" w:styleId="RefernciaIntensa">
    <w:name w:val="Intense Reference"/>
    <w:basedOn w:val="Fontepargpadro"/>
    <w:uiPriority w:val="32"/>
    <w:qFormat/>
    <w:rsid w:val="00EE0056"/>
    <w:rPr>
      <w:b/>
      <w:bCs/>
      <w:smallCaps/>
      <w:color w:val="0F4761" w:themeColor="accent1" w:themeShade="BF"/>
      <w:spacing w:val="5"/>
    </w:rPr>
  </w:style>
  <w:style w:type="paragraph" w:styleId="Reviso">
    <w:name w:val="Revision"/>
    <w:hidden/>
    <w:uiPriority w:val="99"/>
    <w:semiHidden/>
    <w:rsid w:val="00995FA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3758</Words>
  <Characters>20297</Characters>
  <Application>Microsoft Office Word</Application>
  <DocSecurity>0</DocSecurity>
  <Lines>169</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Filatro</dc:creator>
  <cp:keywords/>
  <dc:description/>
  <cp:lastModifiedBy>Andrea Filatro</cp:lastModifiedBy>
  <cp:revision>2</cp:revision>
  <dcterms:created xsi:type="dcterms:W3CDTF">2026-06-09T14:22:00Z</dcterms:created>
  <dcterms:modified xsi:type="dcterms:W3CDTF">2026-06-09T14:22:00Z</dcterms:modified>
</cp:coreProperties>
</file>